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60" w:lineRule="auto"/>
        <w:rPr>
          <w:color w:val="434343"/>
          <w:sz w:val="21"/>
          <w:szCs w:val="21"/>
        </w:rPr>
      </w:pPr>
      <w:r w:rsidDel="00000000" w:rsidR="00000000" w:rsidRPr="00000000">
        <w:rPr>
          <w:color w:val="434343"/>
          <w:sz w:val="21"/>
          <w:szCs w:val="21"/>
          <w:rtl w:val="0"/>
        </w:rPr>
        <w:t xml:space="preserve">1.How are inline and block elements different from each other?</w:t>
      </w:r>
    </w:p>
    <w:p w:rsidR="00000000" w:rsidDel="00000000" w:rsidP="00000000" w:rsidRDefault="00000000" w:rsidRPr="00000000" w14:paraId="00000002">
      <w:pPr>
        <w:shd w:fill="ffffff" w:val="clear"/>
        <w:spacing w:after="160" w:lineRule="auto"/>
        <w:rPr>
          <w:color w:val="434343"/>
          <w:sz w:val="21"/>
          <w:szCs w:val="21"/>
        </w:rPr>
      </w:pPr>
      <w:r w:rsidDel="00000000" w:rsidR="00000000" w:rsidRPr="00000000">
        <w:rPr>
          <w:color w:val="434343"/>
          <w:sz w:val="21"/>
          <w:szCs w:val="21"/>
          <w:rtl w:val="0"/>
        </w:rPr>
        <w:t xml:space="preserve">Ans: An inline element does not cause a line break means it will not start on a new line and does not take up the full width of a page,only the space bounded by its opening and closing tag.It is usually used within other HTML elements.Examples are:</w:t>
      </w:r>
    </w:p>
    <w:p w:rsidR="00000000" w:rsidDel="00000000" w:rsidP="00000000" w:rsidRDefault="00000000" w:rsidRPr="00000000" w14:paraId="00000003">
      <w:pPr>
        <w:numPr>
          <w:ilvl w:val="0"/>
          <w:numId w:val="2"/>
        </w:numPr>
        <w:shd w:fill="ffffff" w:val="clear"/>
        <w:spacing w:after="0" w:afterAutospacing="0" w:lineRule="auto"/>
        <w:ind w:left="720" w:hanging="360"/>
        <w:rPr>
          <w:color w:val="434343"/>
          <w:sz w:val="21"/>
          <w:szCs w:val="21"/>
        </w:rPr>
      </w:pPr>
      <w:r w:rsidDel="00000000" w:rsidR="00000000" w:rsidRPr="00000000">
        <w:rPr>
          <w:color w:val="434343"/>
          <w:sz w:val="21"/>
          <w:szCs w:val="21"/>
          <w:rtl w:val="0"/>
        </w:rPr>
        <w:t xml:space="preserve">Anchor &lt;a&gt; tag</w:t>
      </w:r>
    </w:p>
    <w:p w:rsidR="00000000" w:rsidDel="00000000" w:rsidP="00000000" w:rsidRDefault="00000000" w:rsidRPr="00000000" w14:paraId="00000004">
      <w:pPr>
        <w:numPr>
          <w:ilvl w:val="0"/>
          <w:numId w:val="2"/>
        </w:numPr>
        <w:shd w:fill="ffffff" w:val="clear"/>
        <w:spacing w:after="0" w:afterAutospacing="0" w:lineRule="auto"/>
        <w:ind w:left="720" w:hanging="360"/>
        <w:rPr>
          <w:color w:val="434343"/>
          <w:sz w:val="21"/>
          <w:szCs w:val="21"/>
        </w:rPr>
      </w:pPr>
      <w:r w:rsidDel="00000000" w:rsidR="00000000" w:rsidRPr="00000000">
        <w:rPr>
          <w:color w:val="434343"/>
          <w:sz w:val="21"/>
          <w:szCs w:val="21"/>
          <w:rtl w:val="0"/>
        </w:rPr>
        <w:t xml:space="preserve">Image &lt;img&gt; tag</w:t>
      </w:r>
    </w:p>
    <w:p w:rsidR="00000000" w:rsidDel="00000000" w:rsidP="00000000" w:rsidRDefault="00000000" w:rsidRPr="00000000" w14:paraId="00000005">
      <w:pPr>
        <w:numPr>
          <w:ilvl w:val="0"/>
          <w:numId w:val="2"/>
        </w:numPr>
        <w:shd w:fill="ffffff" w:val="clear"/>
        <w:spacing w:after="160" w:lineRule="auto"/>
        <w:ind w:left="720" w:hanging="360"/>
        <w:rPr>
          <w:color w:val="434343"/>
          <w:sz w:val="21"/>
          <w:szCs w:val="21"/>
        </w:rPr>
      </w:pPr>
      <w:r w:rsidDel="00000000" w:rsidR="00000000" w:rsidRPr="00000000">
        <w:rPr>
          <w:color w:val="434343"/>
          <w:sz w:val="21"/>
          <w:szCs w:val="21"/>
          <w:rtl w:val="0"/>
        </w:rPr>
        <w:t xml:space="preserve">Bold &lt;b&gt; tag</w:t>
      </w:r>
    </w:p>
    <w:p w:rsidR="00000000" w:rsidDel="00000000" w:rsidP="00000000" w:rsidRDefault="00000000" w:rsidRPr="00000000" w14:paraId="00000006">
      <w:pPr>
        <w:shd w:fill="ffffff" w:val="clear"/>
        <w:spacing w:after="160" w:lineRule="auto"/>
        <w:rPr>
          <w:color w:val="434343"/>
          <w:sz w:val="21"/>
          <w:szCs w:val="21"/>
        </w:rPr>
      </w:pPr>
      <w:r w:rsidDel="00000000" w:rsidR="00000000" w:rsidRPr="00000000">
        <w:rPr>
          <w:color w:val="434343"/>
          <w:sz w:val="21"/>
          <w:szCs w:val="21"/>
          <w:rtl w:val="0"/>
        </w:rPr>
        <w:t xml:space="preserve"> </w:t>
      </w:r>
    </w:p>
    <w:p w:rsidR="00000000" w:rsidDel="00000000" w:rsidP="00000000" w:rsidRDefault="00000000" w:rsidRPr="00000000" w14:paraId="00000007">
      <w:pPr>
        <w:shd w:fill="ffffff" w:val="clear"/>
        <w:spacing w:after="160" w:lineRule="auto"/>
        <w:rPr>
          <w:color w:val="434343"/>
          <w:sz w:val="21"/>
          <w:szCs w:val="21"/>
        </w:rPr>
      </w:pPr>
      <w:r w:rsidDel="00000000" w:rsidR="00000000" w:rsidRPr="00000000">
        <w:rPr>
          <w:color w:val="434343"/>
          <w:sz w:val="21"/>
          <w:szCs w:val="21"/>
          <w:rtl w:val="0"/>
        </w:rPr>
        <w:t xml:space="preserve">A block-level element always starts on a new line and takes up the full width of a page from left to right.Examples are:</w:t>
      </w:r>
    </w:p>
    <w:p w:rsidR="00000000" w:rsidDel="00000000" w:rsidP="00000000" w:rsidRDefault="00000000" w:rsidRPr="00000000" w14:paraId="00000008">
      <w:pPr>
        <w:numPr>
          <w:ilvl w:val="0"/>
          <w:numId w:val="4"/>
        </w:numPr>
        <w:shd w:fill="ffffff" w:val="clear"/>
        <w:spacing w:after="0" w:afterAutospacing="0" w:lineRule="auto"/>
        <w:ind w:left="720" w:hanging="360"/>
        <w:rPr>
          <w:color w:val="434343"/>
          <w:sz w:val="21"/>
          <w:szCs w:val="21"/>
        </w:rPr>
      </w:pPr>
      <w:r w:rsidDel="00000000" w:rsidR="00000000" w:rsidRPr="00000000">
        <w:rPr>
          <w:color w:val="434343"/>
          <w:sz w:val="21"/>
          <w:szCs w:val="21"/>
          <w:rtl w:val="0"/>
        </w:rPr>
        <w:t xml:space="preserve">Heading tags &lt;h1&gt; to &lt;h6&gt;</w:t>
      </w:r>
    </w:p>
    <w:p w:rsidR="00000000" w:rsidDel="00000000" w:rsidP="00000000" w:rsidRDefault="00000000" w:rsidRPr="00000000" w14:paraId="00000009">
      <w:pPr>
        <w:numPr>
          <w:ilvl w:val="0"/>
          <w:numId w:val="4"/>
        </w:numPr>
        <w:shd w:fill="ffffff" w:val="clear"/>
        <w:spacing w:after="0" w:afterAutospacing="0" w:lineRule="auto"/>
        <w:ind w:left="720" w:hanging="360"/>
        <w:rPr>
          <w:color w:val="434343"/>
          <w:sz w:val="21"/>
          <w:szCs w:val="21"/>
        </w:rPr>
      </w:pPr>
      <w:r w:rsidDel="00000000" w:rsidR="00000000" w:rsidRPr="00000000">
        <w:rPr>
          <w:color w:val="434343"/>
          <w:sz w:val="21"/>
          <w:szCs w:val="21"/>
          <w:rtl w:val="0"/>
        </w:rPr>
        <w:t xml:space="preserve">Ordered,Unordered List and List Item tags &lt;ol&gt;,&lt;ul&gt;,&lt;li&gt;</w:t>
      </w:r>
    </w:p>
    <w:p w:rsidR="00000000" w:rsidDel="00000000" w:rsidP="00000000" w:rsidRDefault="00000000" w:rsidRPr="00000000" w14:paraId="0000000A">
      <w:pPr>
        <w:numPr>
          <w:ilvl w:val="0"/>
          <w:numId w:val="4"/>
        </w:numPr>
        <w:shd w:fill="ffffff" w:val="clear"/>
        <w:spacing w:after="160" w:lineRule="auto"/>
        <w:ind w:left="720" w:hanging="360"/>
        <w:rPr>
          <w:color w:val="434343"/>
          <w:sz w:val="21"/>
          <w:szCs w:val="21"/>
        </w:rPr>
      </w:pPr>
      <w:r w:rsidDel="00000000" w:rsidR="00000000" w:rsidRPr="00000000">
        <w:rPr>
          <w:color w:val="434343"/>
          <w:sz w:val="21"/>
          <w:szCs w:val="21"/>
          <w:rtl w:val="0"/>
        </w:rPr>
        <w:t xml:space="preserve">Pre -formatted text tag &lt;pre&gt;</w:t>
      </w:r>
    </w:p>
    <w:p w:rsidR="00000000" w:rsidDel="00000000" w:rsidP="00000000" w:rsidRDefault="00000000" w:rsidRPr="00000000" w14:paraId="0000000B">
      <w:pPr>
        <w:shd w:fill="ffffff" w:val="clear"/>
        <w:spacing w:after="160" w:lineRule="auto"/>
        <w:ind w:left="720" w:firstLine="0"/>
        <w:rPr>
          <w:color w:val="434343"/>
          <w:sz w:val="21"/>
          <w:szCs w:val="21"/>
        </w:rPr>
      </w:pPr>
      <w:r w:rsidDel="00000000" w:rsidR="00000000" w:rsidRPr="00000000">
        <w:rPr>
          <w:rtl w:val="0"/>
        </w:rPr>
      </w:r>
    </w:p>
    <w:p w:rsidR="00000000" w:rsidDel="00000000" w:rsidP="00000000" w:rsidRDefault="00000000" w:rsidRPr="00000000" w14:paraId="0000000C">
      <w:pPr>
        <w:shd w:fill="ffffff" w:val="clear"/>
        <w:spacing w:after="160" w:lineRule="auto"/>
        <w:ind w:left="720" w:firstLine="0"/>
        <w:rPr>
          <w:color w:val="434343"/>
          <w:sz w:val="21"/>
          <w:szCs w:val="21"/>
        </w:rPr>
      </w:pPr>
      <w:r w:rsidDel="00000000" w:rsidR="00000000" w:rsidRPr="00000000">
        <w:rPr>
          <w:rtl w:val="0"/>
        </w:rPr>
      </w:r>
    </w:p>
    <w:p w:rsidR="00000000" w:rsidDel="00000000" w:rsidP="00000000" w:rsidRDefault="00000000" w:rsidRPr="00000000" w14:paraId="0000000D">
      <w:pPr>
        <w:shd w:fill="ffffff" w:val="clear"/>
        <w:spacing w:after="160" w:lineRule="auto"/>
        <w:ind w:left="720" w:firstLine="0"/>
        <w:rPr>
          <w:color w:val="434343"/>
          <w:sz w:val="21"/>
          <w:szCs w:val="21"/>
        </w:rPr>
      </w:pPr>
      <w:r w:rsidDel="00000000" w:rsidR="00000000" w:rsidRPr="00000000">
        <w:rPr>
          <w:rtl w:val="0"/>
        </w:rPr>
      </w:r>
    </w:p>
    <w:p w:rsidR="00000000" w:rsidDel="00000000" w:rsidP="00000000" w:rsidRDefault="00000000" w:rsidRPr="00000000" w14:paraId="0000000E">
      <w:pPr>
        <w:shd w:fill="ffffff" w:val="clear"/>
        <w:spacing w:after="160" w:lineRule="auto"/>
        <w:ind w:left="720" w:firstLine="0"/>
        <w:rPr>
          <w:color w:val="434343"/>
          <w:sz w:val="21"/>
          <w:szCs w:val="21"/>
        </w:rPr>
      </w:pPr>
      <w:r w:rsidDel="00000000" w:rsidR="00000000" w:rsidRPr="00000000">
        <w:rPr>
          <w:color w:val="434343"/>
          <w:sz w:val="21"/>
          <w:szCs w:val="21"/>
        </w:rPr>
        <w:drawing>
          <wp:inline distB="114300" distT="114300" distL="114300" distR="114300">
            <wp:extent cx="5762625" cy="2676525"/>
            <wp:effectExtent b="0" l="0" r="0" t="0"/>
            <wp:docPr id="9"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626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010">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011">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012">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013">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014">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015">
      <w:pPr>
        <w:shd w:fill="ffffff" w:val="clear"/>
        <w:spacing w:after="160" w:lineRule="auto"/>
        <w:rPr>
          <w:color w:val="434343"/>
          <w:sz w:val="21"/>
          <w:szCs w:val="21"/>
        </w:rPr>
      </w:pPr>
      <w:r w:rsidDel="00000000" w:rsidR="00000000" w:rsidRPr="00000000">
        <w:rPr>
          <w:color w:val="434343"/>
          <w:sz w:val="21"/>
          <w:szCs w:val="21"/>
          <w:rtl w:val="0"/>
        </w:rPr>
        <w:t xml:space="preserve">2.Explain the difference between visibility:hidden and display:none</w:t>
      </w:r>
    </w:p>
    <w:p w:rsidR="00000000" w:rsidDel="00000000" w:rsidP="00000000" w:rsidRDefault="00000000" w:rsidRPr="00000000" w14:paraId="00000016">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rPr>
          <w:color w:val="434343"/>
          <w:sz w:val="21"/>
          <w:szCs w:val="21"/>
        </w:rPr>
      </w:pPr>
      <w:r w:rsidDel="00000000" w:rsidR="00000000" w:rsidRPr="00000000">
        <w:rPr>
          <w:color w:val="434343"/>
          <w:sz w:val="21"/>
          <w:szCs w:val="21"/>
          <w:rtl w:val="0"/>
        </w:rPr>
        <w:t xml:space="preserve">display:none:-means that the tag in question will not appear on the page at all and there will be no space allocated for it between the other tags.</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rPr>
          <w:color w:val="434343"/>
          <w:sz w:val="21"/>
          <w:szCs w:val="21"/>
        </w:rPr>
      </w:pP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rPr>
          <w:color w:val="434343"/>
          <w:sz w:val="21"/>
          <w:szCs w:val="21"/>
        </w:rPr>
      </w:pPr>
      <w:r w:rsidDel="00000000" w:rsidR="00000000" w:rsidRPr="00000000">
        <w:rPr>
          <w:color w:val="434343"/>
          <w:sz w:val="21"/>
          <w:szCs w:val="21"/>
        </w:rPr>
        <w:drawing>
          <wp:inline distB="114300" distT="114300" distL="114300" distR="114300">
            <wp:extent cx="5943600" cy="1282700"/>
            <wp:effectExtent b="0" l="0" r="0" t="0"/>
            <wp:docPr id="5"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rPr>
          <w:color w:val="434343"/>
          <w:sz w:val="21"/>
          <w:szCs w:val="21"/>
        </w:rPr>
      </w:pPr>
      <w:r w:rsidDel="00000000" w:rsidR="00000000" w:rsidRPr="00000000">
        <w:rPr>
          <w:color w:val="434343"/>
          <w:sz w:val="21"/>
          <w:szCs w:val="21"/>
          <w:rtl w:val="0"/>
        </w:rPr>
        <w:t xml:space="preserve">visibility:hidden:-means that the tag is not visible, but space is allocated for it on the page. when the tag is rendered, it just isn't seen on the page.</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rPr>
          <w:color w:val="434343"/>
          <w:sz w:val="21"/>
          <w:szCs w:val="21"/>
        </w:rPr>
      </w:pP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rPr>
          <w:color w:val="434343"/>
          <w:sz w:val="21"/>
          <w:szCs w:val="21"/>
        </w:rPr>
      </w:pPr>
      <w:r w:rsidDel="00000000" w:rsidR="00000000" w:rsidRPr="00000000">
        <w:rPr>
          <w:color w:val="434343"/>
          <w:sz w:val="21"/>
          <w:szCs w:val="21"/>
        </w:rPr>
        <w:drawing>
          <wp:inline distB="114300" distT="114300" distL="114300" distR="114300">
            <wp:extent cx="5943600" cy="222250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01E">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01F">
      <w:pPr>
        <w:shd w:fill="ffffff" w:val="clear"/>
        <w:spacing w:after="160" w:lineRule="auto"/>
        <w:rPr>
          <w:color w:val="434343"/>
          <w:sz w:val="21"/>
          <w:szCs w:val="21"/>
        </w:rPr>
      </w:pPr>
      <w:r w:rsidDel="00000000" w:rsidR="00000000" w:rsidRPr="00000000">
        <w:rPr>
          <w:color w:val="434343"/>
          <w:sz w:val="21"/>
          <w:szCs w:val="21"/>
          <w:rtl w:val="0"/>
        </w:rPr>
        <w:t xml:space="preserve">3. Explain the clear and float properties.</w:t>
      </w:r>
    </w:p>
    <w:p w:rsidR="00000000" w:rsidDel="00000000" w:rsidP="00000000" w:rsidRDefault="00000000" w:rsidRPr="00000000" w14:paraId="00000020">
      <w:pPr>
        <w:shd w:fill="ffffff" w:val="clear"/>
        <w:spacing w:after="160" w:lineRule="auto"/>
        <w:rPr>
          <w:color w:val="434343"/>
          <w:sz w:val="21"/>
          <w:szCs w:val="21"/>
        </w:rPr>
      </w:pPr>
      <w:r w:rsidDel="00000000" w:rsidR="00000000" w:rsidRPr="00000000">
        <w:rPr>
          <w:color w:val="434343"/>
          <w:sz w:val="21"/>
          <w:szCs w:val="21"/>
          <w:rtl w:val="0"/>
        </w:rPr>
        <w:t xml:space="preserve">Ans:  Float:</w:t>
      </w:r>
    </w:p>
    <w:p w:rsidR="00000000" w:rsidDel="00000000" w:rsidP="00000000" w:rsidRDefault="00000000" w:rsidRPr="00000000" w14:paraId="00000021">
      <w:pPr>
        <w:shd w:fill="ffffff" w:val="clear"/>
        <w:spacing w:after="160" w:lineRule="auto"/>
        <w:ind w:left="0" w:firstLine="0"/>
        <w:rPr>
          <w:color w:val="434343"/>
          <w:sz w:val="21"/>
          <w:szCs w:val="21"/>
        </w:rPr>
      </w:pPr>
      <w:r w:rsidDel="00000000" w:rsidR="00000000" w:rsidRPr="00000000">
        <w:rPr>
          <w:color w:val="434343"/>
          <w:sz w:val="21"/>
          <w:szCs w:val="21"/>
          <w:rtl w:val="0"/>
        </w:rPr>
        <w:t xml:space="preserve">           a)Specifies how an element should float.</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ind w:left="0" w:firstLine="0"/>
        <w:rPr>
          <w:color w:val="434343"/>
          <w:sz w:val="21"/>
          <w:szCs w:val="21"/>
        </w:rPr>
      </w:pPr>
      <w:r w:rsidDel="00000000" w:rsidR="00000000" w:rsidRPr="00000000">
        <w:rPr>
          <w:color w:val="434343"/>
          <w:sz w:val="21"/>
          <w:szCs w:val="21"/>
          <w:rtl w:val="0"/>
        </w:rPr>
        <w:t xml:space="preserve">           b)Used for positioning and formatting content e.g. let an image float left to the text in a             container.</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ind w:left="720" w:firstLine="0"/>
        <w:rPr>
          <w:color w:val="434343"/>
          <w:sz w:val="21"/>
          <w:szCs w:val="21"/>
        </w:rPr>
      </w:pPr>
      <w:r w:rsidDel="00000000" w:rsidR="00000000" w:rsidRPr="00000000">
        <w:rPr>
          <w:color w:val="434343"/>
          <w:sz w:val="21"/>
          <w:szCs w:val="21"/>
          <w:rtl w:val="0"/>
        </w:rPr>
        <w:t xml:space="preserve">c) The float property can have one of the following values:</w:t>
      </w:r>
    </w:p>
    <w:p w:rsidR="00000000" w:rsidDel="00000000" w:rsidP="00000000" w:rsidRDefault="00000000" w:rsidRPr="00000000" w14:paraId="00000024">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ind w:left="940" w:hanging="360"/>
        <w:rPr>
          <w:color w:val="434343"/>
          <w:sz w:val="21"/>
          <w:szCs w:val="21"/>
        </w:rPr>
      </w:pPr>
      <w:r w:rsidDel="00000000" w:rsidR="00000000" w:rsidRPr="00000000">
        <w:rPr>
          <w:color w:val="434343"/>
          <w:sz w:val="21"/>
          <w:szCs w:val="21"/>
          <w:rtl w:val="0"/>
        </w:rPr>
        <w:t xml:space="preserve">left - The element floats to the left of its container</w:t>
      </w:r>
    </w:p>
    <w:p w:rsidR="00000000" w:rsidDel="00000000" w:rsidP="00000000" w:rsidRDefault="00000000" w:rsidRPr="00000000" w14:paraId="00000025">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ind w:left="940" w:hanging="360"/>
        <w:rPr>
          <w:color w:val="434343"/>
          <w:sz w:val="21"/>
          <w:szCs w:val="21"/>
        </w:rPr>
      </w:pPr>
      <w:r w:rsidDel="00000000" w:rsidR="00000000" w:rsidRPr="00000000">
        <w:rPr>
          <w:color w:val="434343"/>
          <w:sz w:val="21"/>
          <w:szCs w:val="21"/>
          <w:rtl w:val="0"/>
        </w:rPr>
        <w:t xml:space="preserve">right - The element floats to the right of its container</w:t>
      </w:r>
    </w:p>
    <w:p w:rsidR="00000000" w:rsidDel="00000000" w:rsidP="00000000" w:rsidRDefault="00000000" w:rsidRPr="00000000" w14:paraId="00000026">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ind w:left="940" w:hanging="360"/>
        <w:rPr>
          <w:color w:val="434343"/>
          <w:sz w:val="21"/>
          <w:szCs w:val="21"/>
        </w:rPr>
      </w:pPr>
      <w:r w:rsidDel="00000000" w:rsidR="00000000" w:rsidRPr="00000000">
        <w:rPr>
          <w:color w:val="434343"/>
          <w:sz w:val="21"/>
          <w:szCs w:val="21"/>
          <w:rtl w:val="0"/>
        </w:rPr>
        <w:t xml:space="preserve">none - The element does not float (will be displayed just where it occurs in the text). This is default</w:t>
      </w:r>
    </w:p>
    <w:p w:rsidR="00000000" w:rsidDel="00000000" w:rsidP="00000000" w:rsidRDefault="00000000" w:rsidRPr="00000000" w14:paraId="00000027">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ind w:left="940" w:hanging="360"/>
        <w:rPr>
          <w:color w:val="434343"/>
          <w:sz w:val="21"/>
          <w:szCs w:val="21"/>
        </w:rPr>
      </w:pPr>
      <w:r w:rsidDel="00000000" w:rsidR="00000000" w:rsidRPr="00000000">
        <w:rPr>
          <w:color w:val="434343"/>
          <w:sz w:val="21"/>
          <w:szCs w:val="21"/>
          <w:rtl w:val="0"/>
        </w:rPr>
        <w:t xml:space="preserve">inherit - The element inherits the float value of its parent</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ind w:left="720" w:firstLine="0"/>
        <w:rPr>
          <w:color w:val="434343"/>
          <w:sz w:val="21"/>
          <w:szCs w:val="21"/>
        </w:rPr>
      </w:pPr>
      <w:r w:rsidDel="00000000" w:rsidR="00000000" w:rsidRPr="00000000">
        <w:rPr>
          <w:color w:val="434343"/>
          <w:sz w:val="21"/>
          <w:szCs w:val="21"/>
        </w:rPr>
        <w:drawing>
          <wp:inline distB="114300" distT="114300" distL="114300" distR="114300">
            <wp:extent cx="5943600" cy="1524000"/>
            <wp:effectExtent b="0" l="0" r="0" t="0"/>
            <wp:docPr id="1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color w:val="434343"/>
          <w:sz w:val="21"/>
          <w:szCs w:val="21"/>
        </w:rPr>
      </w:pP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ind w:left="0" w:firstLine="0"/>
        <w:rPr>
          <w:color w:val="434343"/>
          <w:sz w:val="21"/>
          <w:szCs w:val="21"/>
        </w:rPr>
      </w:pPr>
      <w:r w:rsidDel="00000000" w:rsidR="00000000" w:rsidRPr="00000000">
        <w:rPr>
          <w:color w:val="434343"/>
          <w:sz w:val="21"/>
          <w:szCs w:val="21"/>
        </w:rPr>
        <w:drawing>
          <wp:inline distB="114300" distT="114300" distL="114300" distR="114300">
            <wp:extent cx="5943600" cy="1485900"/>
            <wp:effectExtent b="0" l="0" r="0" t="0"/>
            <wp:docPr id="1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ind w:left="0" w:firstLine="0"/>
        <w:rPr>
          <w:color w:val="434343"/>
          <w:sz w:val="21"/>
          <w:szCs w:val="21"/>
        </w:rPr>
      </w:pP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ind w:left="0" w:firstLine="0"/>
        <w:rPr>
          <w:color w:val="434343"/>
          <w:sz w:val="21"/>
          <w:szCs w:val="21"/>
        </w:rPr>
      </w:pP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ind w:left="0" w:firstLine="0"/>
        <w:rPr>
          <w:color w:val="434343"/>
          <w:sz w:val="21"/>
          <w:szCs w:val="21"/>
        </w:rPr>
      </w:pPr>
      <w:r w:rsidDel="00000000" w:rsidR="00000000" w:rsidRPr="00000000">
        <w:rPr>
          <w:color w:val="434343"/>
          <w:sz w:val="21"/>
          <w:szCs w:val="21"/>
          <w:rtl w:val="0"/>
        </w:rPr>
        <w:t xml:space="preserve">Clear:</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ind w:left="720" w:firstLine="0"/>
        <w:rPr>
          <w:color w:val="434343"/>
          <w:sz w:val="21"/>
          <w:szCs w:val="21"/>
        </w:rPr>
      </w:pPr>
      <w:r w:rsidDel="00000000" w:rsidR="00000000" w:rsidRPr="00000000">
        <w:rPr>
          <w:color w:val="434343"/>
          <w:sz w:val="21"/>
          <w:szCs w:val="21"/>
          <w:rtl w:val="0"/>
        </w:rPr>
        <w:t xml:space="preserve">a)Specifies what elements can float beside the cleared element and on which side.</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ind w:left="720" w:firstLine="0"/>
        <w:rPr>
          <w:color w:val="434343"/>
          <w:sz w:val="21"/>
          <w:szCs w:val="21"/>
        </w:rPr>
      </w:pPr>
      <w:r w:rsidDel="00000000" w:rsidR="00000000" w:rsidRPr="00000000">
        <w:rPr>
          <w:color w:val="434343"/>
          <w:sz w:val="21"/>
          <w:szCs w:val="21"/>
          <w:rtl w:val="0"/>
        </w:rPr>
        <w:t xml:space="preserve">b)The clear property can have one of the following values:</w:t>
      </w:r>
    </w:p>
    <w:p w:rsidR="00000000" w:rsidDel="00000000" w:rsidP="00000000" w:rsidRDefault="00000000" w:rsidRPr="00000000" w14:paraId="00000030">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ind w:left="940" w:hanging="360"/>
        <w:rPr>
          <w:color w:val="434343"/>
          <w:sz w:val="21"/>
          <w:szCs w:val="21"/>
        </w:rPr>
      </w:pPr>
      <w:r w:rsidDel="00000000" w:rsidR="00000000" w:rsidRPr="00000000">
        <w:rPr>
          <w:color w:val="434343"/>
          <w:sz w:val="21"/>
          <w:szCs w:val="21"/>
          <w:rtl w:val="0"/>
        </w:rPr>
        <w:t xml:space="preserve">none - Allows floating elements on both sides. This is default</w:t>
      </w:r>
    </w:p>
    <w:p w:rsidR="00000000" w:rsidDel="00000000" w:rsidP="00000000" w:rsidRDefault="00000000" w:rsidRPr="00000000" w14:paraId="00000031">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ind w:left="940" w:hanging="360"/>
        <w:rPr>
          <w:color w:val="434343"/>
          <w:sz w:val="21"/>
          <w:szCs w:val="21"/>
        </w:rPr>
      </w:pPr>
      <w:r w:rsidDel="00000000" w:rsidR="00000000" w:rsidRPr="00000000">
        <w:rPr>
          <w:color w:val="434343"/>
          <w:sz w:val="21"/>
          <w:szCs w:val="21"/>
          <w:rtl w:val="0"/>
        </w:rPr>
        <w:t xml:space="preserve">left - No floating elements allowed on the left side</w:t>
      </w:r>
    </w:p>
    <w:p w:rsidR="00000000" w:rsidDel="00000000" w:rsidP="00000000" w:rsidRDefault="00000000" w:rsidRPr="00000000" w14:paraId="00000032">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ind w:left="940" w:hanging="360"/>
        <w:rPr>
          <w:color w:val="434343"/>
          <w:sz w:val="21"/>
          <w:szCs w:val="21"/>
        </w:rPr>
      </w:pPr>
      <w:r w:rsidDel="00000000" w:rsidR="00000000" w:rsidRPr="00000000">
        <w:rPr>
          <w:color w:val="434343"/>
          <w:sz w:val="21"/>
          <w:szCs w:val="21"/>
          <w:rtl w:val="0"/>
        </w:rPr>
        <w:t xml:space="preserve">right- No floating elements allowed on the right side</w:t>
      </w:r>
    </w:p>
    <w:p w:rsidR="00000000" w:rsidDel="00000000" w:rsidP="00000000" w:rsidRDefault="00000000" w:rsidRPr="00000000" w14:paraId="00000033">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ind w:left="940" w:hanging="360"/>
        <w:rPr>
          <w:color w:val="434343"/>
          <w:sz w:val="21"/>
          <w:szCs w:val="21"/>
        </w:rPr>
      </w:pPr>
      <w:r w:rsidDel="00000000" w:rsidR="00000000" w:rsidRPr="00000000">
        <w:rPr>
          <w:color w:val="434343"/>
          <w:sz w:val="21"/>
          <w:szCs w:val="21"/>
          <w:rtl w:val="0"/>
        </w:rPr>
        <w:t xml:space="preserve">both - No floating elements allowed on either the left or the right side</w:t>
      </w:r>
    </w:p>
    <w:p w:rsidR="00000000" w:rsidDel="00000000" w:rsidP="00000000" w:rsidRDefault="00000000" w:rsidRPr="00000000" w14:paraId="00000034">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ind w:left="940" w:hanging="360"/>
        <w:rPr>
          <w:color w:val="434343"/>
          <w:sz w:val="21"/>
          <w:szCs w:val="21"/>
        </w:rPr>
      </w:pPr>
      <w:r w:rsidDel="00000000" w:rsidR="00000000" w:rsidRPr="00000000">
        <w:rPr>
          <w:color w:val="434343"/>
          <w:sz w:val="21"/>
          <w:szCs w:val="21"/>
          <w:rtl w:val="0"/>
        </w:rPr>
        <w:t xml:space="preserve">inherit - The element inherits the clear value of its parent</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ind w:left="0" w:firstLine="0"/>
        <w:rPr>
          <w:color w:val="434343"/>
          <w:sz w:val="21"/>
          <w:szCs w:val="21"/>
        </w:rPr>
      </w:pPr>
      <w:r w:rsidDel="00000000" w:rsidR="00000000" w:rsidRPr="00000000">
        <w:rPr>
          <w:color w:val="434343"/>
          <w:sz w:val="21"/>
          <w:szCs w:val="21"/>
        </w:rPr>
        <w:drawing>
          <wp:inline distB="114300" distT="114300" distL="114300" distR="114300">
            <wp:extent cx="5943600" cy="22352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ind w:left="0" w:firstLine="0"/>
        <w:rPr>
          <w:color w:val="434343"/>
          <w:sz w:val="21"/>
          <w:szCs w:val="21"/>
        </w:rPr>
      </w:pP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ind w:left="0" w:firstLine="0"/>
        <w:rPr>
          <w:color w:val="434343"/>
          <w:sz w:val="21"/>
          <w:szCs w:val="21"/>
        </w:rPr>
      </w:pPr>
      <w:r w:rsidDel="00000000" w:rsidR="00000000" w:rsidRPr="00000000">
        <w:rPr>
          <w:color w:val="434343"/>
          <w:sz w:val="21"/>
          <w:szCs w:val="21"/>
        </w:rPr>
        <w:drawing>
          <wp:inline distB="114300" distT="114300" distL="114300" distR="114300">
            <wp:extent cx="5943600" cy="2184400"/>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color w:val="434343"/>
          <w:sz w:val="21"/>
          <w:szCs w:val="21"/>
        </w:rPr>
      </w:pP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480" w:lineRule="auto"/>
        <w:rPr>
          <w:color w:val="434343"/>
          <w:sz w:val="21"/>
          <w:szCs w:val="21"/>
        </w:rPr>
      </w:pPr>
      <w:r w:rsidDel="00000000" w:rsidR="00000000" w:rsidRPr="00000000">
        <w:rPr>
          <w:rtl w:val="0"/>
        </w:rPr>
      </w:r>
    </w:p>
    <w:p w:rsidR="00000000" w:rsidDel="00000000" w:rsidP="00000000" w:rsidRDefault="00000000" w:rsidRPr="00000000" w14:paraId="0000003A">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03B">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03C">
      <w:pPr>
        <w:shd w:fill="ffffff" w:val="clear"/>
        <w:spacing w:after="160" w:lineRule="auto"/>
        <w:rPr>
          <w:color w:val="434343"/>
          <w:sz w:val="21"/>
          <w:szCs w:val="21"/>
        </w:rPr>
      </w:pPr>
      <w:r w:rsidDel="00000000" w:rsidR="00000000" w:rsidRPr="00000000">
        <w:rPr>
          <w:color w:val="434343"/>
          <w:sz w:val="21"/>
          <w:szCs w:val="21"/>
          <w:rtl w:val="0"/>
        </w:rPr>
        <w:t xml:space="preserve">4. Explain the difference between absolute, relative,fixed and static.</w:t>
      </w:r>
    </w:p>
    <w:p w:rsidR="00000000" w:rsidDel="00000000" w:rsidP="00000000" w:rsidRDefault="00000000" w:rsidRPr="00000000" w14:paraId="0000003D">
      <w:pPr>
        <w:shd w:fill="ffffff" w:val="clear"/>
        <w:spacing w:after="160" w:lineRule="auto"/>
        <w:rPr>
          <w:color w:val="434343"/>
          <w:sz w:val="21"/>
          <w:szCs w:val="21"/>
        </w:rPr>
      </w:pPr>
      <w:r w:rsidDel="00000000" w:rsidR="00000000" w:rsidRPr="00000000">
        <w:rPr>
          <w:color w:val="434343"/>
          <w:sz w:val="21"/>
          <w:szCs w:val="21"/>
          <w:rtl w:val="0"/>
        </w:rPr>
        <w:t xml:space="preserve">Ans: The position property specifies the type of positioning method used for an element.There are  different position values:</w:t>
      </w:r>
    </w:p>
    <w:p w:rsidR="00000000" w:rsidDel="00000000" w:rsidP="00000000" w:rsidRDefault="00000000" w:rsidRPr="00000000" w14:paraId="0000003E">
      <w:pPr>
        <w:numPr>
          <w:ilvl w:val="0"/>
          <w:numId w:val="1"/>
        </w:numPr>
        <w:shd w:fill="ffffff" w:val="clear"/>
        <w:ind w:left="940" w:hanging="360"/>
        <w:rPr>
          <w:color w:val="434343"/>
          <w:sz w:val="21"/>
          <w:szCs w:val="21"/>
        </w:rPr>
      </w:pPr>
      <w:r w:rsidDel="00000000" w:rsidR="00000000" w:rsidRPr="00000000">
        <w:rPr>
          <w:color w:val="434343"/>
          <w:sz w:val="21"/>
          <w:szCs w:val="21"/>
          <w:rtl w:val="0"/>
        </w:rPr>
        <w:t xml:space="preserve">static</w:t>
      </w:r>
    </w:p>
    <w:p w:rsidR="00000000" w:rsidDel="00000000" w:rsidP="00000000" w:rsidRDefault="00000000" w:rsidRPr="00000000" w14:paraId="0000003F">
      <w:pPr>
        <w:numPr>
          <w:ilvl w:val="0"/>
          <w:numId w:val="1"/>
        </w:numPr>
        <w:shd w:fill="ffffff" w:val="clear"/>
        <w:ind w:left="940" w:hanging="360"/>
        <w:rPr>
          <w:color w:val="434343"/>
          <w:sz w:val="21"/>
          <w:szCs w:val="21"/>
        </w:rPr>
      </w:pPr>
      <w:r w:rsidDel="00000000" w:rsidR="00000000" w:rsidRPr="00000000">
        <w:rPr>
          <w:color w:val="434343"/>
          <w:sz w:val="21"/>
          <w:szCs w:val="21"/>
          <w:rtl w:val="0"/>
        </w:rPr>
        <w:t xml:space="preserve">relative</w:t>
      </w:r>
    </w:p>
    <w:p w:rsidR="00000000" w:rsidDel="00000000" w:rsidP="00000000" w:rsidRDefault="00000000" w:rsidRPr="00000000" w14:paraId="00000040">
      <w:pPr>
        <w:numPr>
          <w:ilvl w:val="0"/>
          <w:numId w:val="1"/>
        </w:numPr>
        <w:shd w:fill="ffffff" w:val="clear"/>
        <w:ind w:left="940" w:hanging="360"/>
        <w:rPr>
          <w:color w:val="434343"/>
          <w:sz w:val="21"/>
          <w:szCs w:val="21"/>
        </w:rPr>
      </w:pPr>
      <w:r w:rsidDel="00000000" w:rsidR="00000000" w:rsidRPr="00000000">
        <w:rPr>
          <w:color w:val="434343"/>
          <w:sz w:val="21"/>
          <w:szCs w:val="21"/>
          <w:rtl w:val="0"/>
        </w:rPr>
        <w:t xml:space="preserve">fixed</w:t>
      </w:r>
    </w:p>
    <w:p w:rsidR="00000000" w:rsidDel="00000000" w:rsidP="00000000" w:rsidRDefault="00000000" w:rsidRPr="00000000" w14:paraId="00000041">
      <w:pPr>
        <w:numPr>
          <w:ilvl w:val="0"/>
          <w:numId w:val="1"/>
        </w:numPr>
        <w:shd w:fill="ffffff" w:val="clear"/>
        <w:ind w:left="940" w:hanging="360"/>
        <w:rPr>
          <w:color w:val="434343"/>
          <w:sz w:val="21"/>
          <w:szCs w:val="21"/>
        </w:rPr>
      </w:pPr>
      <w:r w:rsidDel="00000000" w:rsidR="00000000" w:rsidRPr="00000000">
        <w:rPr>
          <w:color w:val="434343"/>
          <w:sz w:val="21"/>
          <w:szCs w:val="21"/>
          <w:rtl w:val="0"/>
        </w:rPr>
        <w:t xml:space="preserve">absolute</w:t>
      </w:r>
    </w:p>
    <w:p w:rsidR="00000000" w:rsidDel="00000000" w:rsidP="00000000" w:rsidRDefault="00000000" w:rsidRPr="00000000" w14:paraId="00000042">
      <w:pPr>
        <w:pStyle w:val="Heading5"/>
        <w:keepNext w:val="0"/>
        <w:keepLines w:val="0"/>
        <w:shd w:fill="ffffff" w:val="clear"/>
        <w:spacing w:after="0" w:before="0" w:line="331.2" w:lineRule="auto"/>
        <w:rPr>
          <w:b w:val="1"/>
          <w:color w:val="434343"/>
          <w:sz w:val="21"/>
          <w:szCs w:val="21"/>
        </w:rPr>
      </w:pPr>
      <w:bookmarkStart w:colFirst="0" w:colLast="0" w:name="_y444rtdaeo1e" w:id="0"/>
      <w:bookmarkEnd w:id="0"/>
      <w:r w:rsidDel="00000000" w:rsidR="00000000" w:rsidRPr="00000000">
        <w:rPr>
          <w:rtl w:val="0"/>
        </w:rPr>
      </w:r>
    </w:p>
    <w:p w:rsidR="00000000" w:rsidDel="00000000" w:rsidP="00000000" w:rsidRDefault="00000000" w:rsidRPr="00000000" w14:paraId="00000043">
      <w:pPr>
        <w:pStyle w:val="Heading5"/>
        <w:keepNext w:val="0"/>
        <w:keepLines w:val="0"/>
        <w:shd w:fill="ffffff" w:val="clear"/>
        <w:spacing w:after="0" w:before="0" w:line="331.2" w:lineRule="auto"/>
        <w:rPr>
          <w:b w:val="1"/>
          <w:color w:val="434343"/>
          <w:sz w:val="21"/>
          <w:szCs w:val="21"/>
        </w:rPr>
      </w:pPr>
      <w:bookmarkStart w:colFirst="0" w:colLast="0" w:name="_p30pmrlngopy" w:id="1"/>
      <w:bookmarkEnd w:id="1"/>
      <w:r w:rsidDel="00000000" w:rsidR="00000000" w:rsidRPr="00000000">
        <w:rPr>
          <w:rtl w:val="0"/>
        </w:rPr>
      </w:r>
    </w:p>
    <w:p w:rsidR="00000000" w:rsidDel="00000000" w:rsidP="00000000" w:rsidRDefault="00000000" w:rsidRPr="00000000" w14:paraId="00000044">
      <w:pPr>
        <w:shd w:fill="ffffff" w:val="clear"/>
        <w:spacing w:line="331.2" w:lineRule="auto"/>
        <w:rPr>
          <w:color w:val="434343"/>
          <w:sz w:val="21"/>
          <w:szCs w:val="21"/>
        </w:rPr>
      </w:pPr>
      <w:r w:rsidDel="00000000" w:rsidR="00000000" w:rsidRPr="00000000">
        <w:rPr>
          <w:color w:val="434343"/>
          <w:sz w:val="21"/>
          <w:szCs w:val="21"/>
          <w:rtl w:val="0"/>
        </w:rPr>
        <w:t xml:space="preserve">Position:</w:t>
      </w:r>
      <w:r w:rsidDel="00000000" w:rsidR="00000000" w:rsidRPr="00000000">
        <w:rPr>
          <w:b w:val="1"/>
          <w:color w:val="434343"/>
          <w:sz w:val="21"/>
          <w:szCs w:val="21"/>
          <w:rtl w:val="0"/>
        </w:rPr>
        <w:t xml:space="preserve">Static</w:t>
      </w:r>
      <w:r w:rsidDel="00000000" w:rsidR="00000000" w:rsidRPr="00000000">
        <w:rPr>
          <w:color w:val="434343"/>
          <w:sz w:val="21"/>
          <w:szCs w:val="21"/>
          <w:rtl w:val="0"/>
        </w:rPr>
        <w:t xml:space="preserve">:-</w:t>
      </w:r>
    </w:p>
    <w:p w:rsidR="00000000" w:rsidDel="00000000" w:rsidP="00000000" w:rsidRDefault="00000000" w:rsidRPr="00000000" w14:paraId="00000045">
      <w:pPr>
        <w:shd w:fill="ffffff" w:val="clear"/>
        <w:spacing w:line="331.2" w:lineRule="auto"/>
        <w:rPr>
          <w:ins w:author="Anam Shama" w:id="0" w:date="2021-02-09T12:57:42Z"/>
          <w:color w:val="434343"/>
          <w:sz w:val="21"/>
          <w:szCs w:val="21"/>
        </w:rPr>
      </w:pPr>
      <w:r w:rsidDel="00000000" w:rsidR="00000000" w:rsidRPr="00000000">
        <w:rPr>
          <w:color w:val="434343"/>
          <w:sz w:val="21"/>
          <w:szCs w:val="21"/>
          <w:rtl w:val="0"/>
        </w:rPr>
        <w:t xml:space="preserve">Static positioned elements are not affected by the top , bottom , left and right properties. An element with position: static and is not positioned in any special way.</w:t>
      </w:r>
      <w:r w:rsidDel="00000000" w:rsidR="00000000" w:rsidRPr="00000000">
        <w:rPr>
          <w:color w:val="434343"/>
          <w:sz w:val="21"/>
          <w:szCs w:val="21"/>
        </w:rPr>
        <w:drawing>
          <wp:inline distB="114300" distT="114300" distL="114300" distR="114300">
            <wp:extent cx="5943600" cy="1778000"/>
            <wp:effectExtent b="0" l="0" r="0" t="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1778000"/>
                    </a:xfrm>
                    <a:prstGeom prst="rect"/>
                    <a:ln/>
                  </pic:spPr>
                </pic:pic>
              </a:graphicData>
            </a:graphic>
          </wp:inline>
        </w:drawing>
      </w:r>
      <w:ins w:author="Anam Shama" w:id="0" w:date="2021-02-09T12:57:42Z">
        <w:r w:rsidDel="00000000" w:rsidR="00000000" w:rsidRPr="00000000">
          <w:rPr>
            <w:rtl w:val="0"/>
          </w:rPr>
        </w:r>
      </w:ins>
    </w:p>
    <w:p w:rsidR="00000000" w:rsidDel="00000000" w:rsidP="00000000" w:rsidRDefault="00000000" w:rsidRPr="00000000" w14:paraId="00000046">
      <w:pPr>
        <w:shd w:fill="ffffff" w:val="clear"/>
        <w:spacing w:line="331.2" w:lineRule="auto"/>
        <w:rPr>
          <w:color w:val="434343"/>
          <w:sz w:val="21"/>
          <w:szCs w:val="21"/>
        </w:rPr>
      </w:pPr>
      <w:r w:rsidDel="00000000" w:rsidR="00000000" w:rsidRPr="00000000">
        <w:rPr>
          <w:color w:val="434343"/>
          <w:sz w:val="21"/>
          <w:szCs w:val="21"/>
          <w:rtl w:val="0"/>
        </w:rPr>
        <w:t xml:space="preserve">Position: </w:t>
      </w:r>
      <w:r w:rsidDel="00000000" w:rsidR="00000000" w:rsidRPr="00000000">
        <w:rPr>
          <w:b w:val="1"/>
          <w:color w:val="434343"/>
          <w:sz w:val="21"/>
          <w:szCs w:val="21"/>
          <w:rtl w:val="0"/>
        </w:rPr>
        <w:t xml:space="preserve">Relative</w:t>
      </w:r>
      <w:r w:rsidDel="00000000" w:rsidR="00000000" w:rsidRPr="00000000">
        <w:rPr>
          <w:color w:val="434343"/>
          <w:sz w:val="21"/>
          <w:szCs w:val="21"/>
          <w:rtl w:val="0"/>
        </w:rPr>
        <w:t xml:space="preserve">:-</w:t>
      </w:r>
    </w:p>
    <w:p w:rsidR="00000000" w:rsidDel="00000000" w:rsidP="00000000" w:rsidRDefault="00000000" w:rsidRPr="00000000" w14:paraId="00000047">
      <w:pPr>
        <w:shd w:fill="ffffff" w:val="clear"/>
        <w:spacing w:line="331.2" w:lineRule="auto"/>
        <w:rPr>
          <w:color w:val="434343"/>
          <w:sz w:val="21"/>
          <w:szCs w:val="21"/>
        </w:rPr>
      </w:pPr>
      <w:r w:rsidDel="00000000" w:rsidR="00000000" w:rsidRPr="00000000">
        <w:rPr>
          <w:color w:val="434343"/>
          <w:sz w:val="21"/>
          <w:szCs w:val="21"/>
          <w:rtl w:val="0"/>
        </w:rPr>
        <w:t xml:space="preserve">An element with position: relative is positioned relative to its normal position.Setting the top, right, bottom, and left properties of a relatively-positioned element will cause it to be adjusted away from its normal position. Other content will not be adjusted to fit into any gap left by the element.This &lt;div&gt; element has position: relative.</w:t>
      </w:r>
      <w:r w:rsidDel="00000000" w:rsidR="00000000" w:rsidRPr="00000000">
        <w:rPr>
          <w:color w:val="434343"/>
          <w:sz w:val="21"/>
          <w:szCs w:val="21"/>
        </w:rPr>
        <w:drawing>
          <wp:inline distB="114300" distT="114300" distL="114300" distR="114300">
            <wp:extent cx="5943600" cy="1841500"/>
            <wp:effectExtent b="0" l="0" r="0" t="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hd w:fill="ffffff" w:val="clear"/>
        <w:spacing w:line="331.2" w:lineRule="auto"/>
        <w:rPr>
          <w:color w:val="434343"/>
          <w:sz w:val="21"/>
          <w:szCs w:val="21"/>
        </w:rPr>
      </w:pPr>
      <w:r w:rsidDel="00000000" w:rsidR="00000000" w:rsidRPr="00000000">
        <w:rPr>
          <w:rtl w:val="0"/>
        </w:rPr>
      </w:r>
    </w:p>
    <w:p w:rsidR="00000000" w:rsidDel="00000000" w:rsidP="00000000" w:rsidRDefault="00000000" w:rsidRPr="00000000" w14:paraId="00000049">
      <w:pPr>
        <w:shd w:fill="ffffff" w:val="clear"/>
        <w:spacing w:after="160" w:lineRule="auto"/>
        <w:rPr>
          <w:color w:val="434343"/>
          <w:sz w:val="21"/>
          <w:szCs w:val="21"/>
        </w:rPr>
      </w:pPr>
      <w:r w:rsidDel="00000000" w:rsidR="00000000" w:rsidRPr="00000000">
        <w:rPr>
          <w:color w:val="434343"/>
          <w:sz w:val="21"/>
          <w:szCs w:val="21"/>
          <w:rtl w:val="0"/>
        </w:rPr>
        <w:t xml:space="preserve">Position:</w:t>
      </w:r>
      <w:r w:rsidDel="00000000" w:rsidR="00000000" w:rsidRPr="00000000">
        <w:rPr>
          <w:b w:val="1"/>
          <w:color w:val="434343"/>
          <w:sz w:val="21"/>
          <w:szCs w:val="21"/>
          <w:rtl w:val="0"/>
        </w:rPr>
        <w:t xml:space="preserve">Absolute</w:t>
      </w:r>
      <w:r w:rsidDel="00000000" w:rsidR="00000000" w:rsidRPr="00000000">
        <w:rPr>
          <w:color w:val="434343"/>
          <w:sz w:val="21"/>
          <w:szCs w:val="21"/>
          <w:rtl w:val="0"/>
        </w:rPr>
        <w:t xml:space="preserve">:-</w:t>
      </w:r>
    </w:p>
    <w:p w:rsidR="00000000" w:rsidDel="00000000" w:rsidP="00000000" w:rsidRDefault="00000000" w:rsidRPr="00000000" w14:paraId="0000004A">
      <w:pPr>
        <w:shd w:fill="ffffff" w:val="clear"/>
        <w:spacing w:after="160" w:lineRule="auto"/>
        <w:rPr>
          <w:color w:val="434343"/>
          <w:sz w:val="21"/>
          <w:szCs w:val="21"/>
        </w:rPr>
      </w:pPr>
      <w:r w:rsidDel="00000000" w:rsidR="00000000" w:rsidRPr="00000000">
        <w:rPr>
          <w:color w:val="434343"/>
          <w:sz w:val="21"/>
          <w:szCs w:val="21"/>
          <w:rtl w:val="0"/>
        </w:rPr>
        <w:t xml:space="preserve">An element with position: absolute is positioned relative to the nearest positioned ancestor and if an absolute positioned element has no positioned ancestors, it uses the document body, and moves along with page scrolling.</w:t>
      </w:r>
    </w:p>
    <w:p w:rsidR="00000000" w:rsidDel="00000000" w:rsidP="00000000" w:rsidRDefault="00000000" w:rsidRPr="00000000" w14:paraId="0000004B">
      <w:pPr>
        <w:shd w:fill="ffffff" w:val="clear"/>
        <w:spacing w:after="160" w:lineRule="auto"/>
        <w:rPr>
          <w:color w:val="434343"/>
          <w:sz w:val="21"/>
          <w:szCs w:val="21"/>
        </w:rPr>
      </w:pPr>
      <w:r w:rsidDel="00000000" w:rsidR="00000000" w:rsidRPr="00000000">
        <w:rPr>
          <w:color w:val="434343"/>
          <w:sz w:val="21"/>
          <w:szCs w:val="21"/>
        </w:rPr>
        <w:drawing>
          <wp:inline distB="114300" distT="114300" distL="114300" distR="114300">
            <wp:extent cx="5943600" cy="2362200"/>
            <wp:effectExtent b="0" l="0" r="0" t="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04D">
      <w:pPr>
        <w:shd w:fill="ffffff" w:val="clear"/>
        <w:spacing w:after="160" w:lineRule="auto"/>
        <w:rPr>
          <w:color w:val="434343"/>
          <w:sz w:val="21"/>
          <w:szCs w:val="21"/>
        </w:rPr>
      </w:pPr>
      <w:r w:rsidDel="00000000" w:rsidR="00000000" w:rsidRPr="00000000">
        <w:rPr>
          <w:color w:val="434343"/>
          <w:sz w:val="21"/>
          <w:szCs w:val="21"/>
          <w:rtl w:val="0"/>
        </w:rPr>
        <w:t xml:space="preserve">Position:</w:t>
      </w:r>
      <w:r w:rsidDel="00000000" w:rsidR="00000000" w:rsidRPr="00000000">
        <w:rPr>
          <w:b w:val="1"/>
          <w:color w:val="434343"/>
          <w:sz w:val="21"/>
          <w:szCs w:val="21"/>
          <w:rtl w:val="0"/>
        </w:rPr>
        <w:t xml:space="preserve">Fixed</w:t>
      </w:r>
      <w:r w:rsidDel="00000000" w:rsidR="00000000" w:rsidRPr="00000000">
        <w:rPr>
          <w:color w:val="434343"/>
          <w:sz w:val="21"/>
          <w:szCs w:val="21"/>
          <w:rtl w:val="0"/>
        </w:rPr>
        <w:t xml:space="preserve">:-</w:t>
      </w:r>
    </w:p>
    <w:p w:rsidR="00000000" w:rsidDel="00000000" w:rsidP="00000000" w:rsidRDefault="00000000" w:rsidRPr="00000000" w14:paraId="0000004E">
      <w:pPr>
        <w:shd w:fill="ffffff" w:val="clear"/>
        <w:spacing w:after="160" w:lineRule="auto"/>
        <w:rPr>
          <w:color w:val="434343"/>
          <w:sz w:val="21"/>
          <w:szCs w:val="21"/>
        </w:rPr>
      </w:pPr>
      <w:r w:rsidDel="00000000" w:rsidR="00000000" w:rsidRPr="00000000">
        <w:rPr>
          <w:color w:val="434343"/>
          <w:sz w:val="21"/>
          <w:szCs w:val="21"/>
          <w:rtl w:val="0"/>
        </w:rPr>
        <w:t xml:space="preserve">An element with position: fixed  is positioned relative to the viewport, which means it always stays in the same place even if the page is scrolled. The top, right, bottom, and left properties are used to position the element.A fixed element does not leave a gap in the page where it would normally have been located.</w:t>
      </w:r>
    </w:p>
    <w:p w:rsidR="00000000" w:rsidDel="00000000" w:rsidP="00000000" w:rsidRDefault="00000000" w:rsidRPr="00000000" w14:paraId="0000004F">
      <w:pPr>
        <w:shd w:fill="ffffff" w:val="clear"/>
        <w:spacing w:after="160" w:lineRule="auto"/>
        <w:rPr>
          <w:color w:val="434343"/>
          <w:sz w:val="21"/>
          <w:szCs w:val="21"/>
        </w:rPr>
      </w:pPr>
      <w:r w:rsidDel="00000000" w:rsidR="00000000" w:rsidRPr="00000000">
        <w:rPr>
          <w:color w:val="434343"/>
          <w:sz w:val="21"/>
          <w:szCs w:val="21"/>
        </w:rPr>
        <w:drawing>
          <wp:inline distB="114300" distT="114300" distL="114300" distR="114300">
            <wp:extent cx="5943600" cy="2019300"/>
            <wp:effectExtent b="0" l="0" r="0" t="0"/>
            <wp:docPr id="1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051">
      <w:pPr>
        <w:shd w:fill="ffffff" w:val="clear"/>
        <w:spacing w:after="160" w:lineRule="auto"/>
        <w:rPr>
          <w:color w:val="434343"/>
          <w:sz w:val="21"/>
          <w:szCs w:val="21"/>
        </w:rPr>
      </w:pPr>
      <w:r w:rsidDel="00000000" w:rsidR="00000000" w:rsidRPr="00000000">
        <w:rPr>
          <w:color w:val="434343"/>
          <w:sz w:val="21"/>
          <w:szCs w:val="21"/>
          <w:rtl w:val="0"/>
        </w:rPr>
        <w:t xml:space="preserve">5. Write the HTML code to create a table in which there are 4 columns( ID , Employee Name, Designation, Department) and at least 6 rows. Also do some styling to it.</w:t>
      </w:r>
    </w:p>
    <w:p w:rsidR="00000000" w:rsidDel="00000000" w:rsidP="00000000" w:rsidRDefault="00000000" w:rsidRPr="00000000" w14:paraId="00000052">
      <w:pPr>
        <w:shd w:fill="ffffff" w:val="clear"/>
        <w:spacing w:after="160" w:lineRule="auto"/>
        <w:rPr>
          <w:color w:val="434343"/>
          <w:sz w:val="21"/>
          <w:szCs w:val="21"/>
        </w:rPr>
      </w:pPr>
      <w:r w:rsidDel="00000000" w:rsidR="00000000" w:rsidRPr="00000000">
        <w:rPr>
          <w:color w:val="434343"/>
          <w:sz w:val="21"/>
          <w:szCs w:val="21"/>
          <w:rtl w:val="0"/>
        </w:rPr>
        <w:t xml:space="preserve">Table.html</w:t>
      </w:r>
    </w:p>
    <w:p w:rsidR="00000000" w:rsidDel="00000000" w:rsidP="00000000" w:rsidRDefault="00000000" w:rsidRPr="00000000" w14:paraId="00000053">
      <w:pPr>
        <w:shd w:fill="ffffff" w:val="clear"/>
        <w:spacing w:after="160" w:lineRule="auto"/>
        <w:rPr>
          <w:color w:val="434343"/>
          <w:sz w:val="21"/>
          <w:szCs w:val="21"/>
        </w:rPr>
      </w:pPr>
      <w:r w:rsidDel="00000000" w:rsidR="00000000" w:rsidRPr="00000000">
        <w:rPr>
          <w:color w:val="434343"/>
          <w:sz w:val="21"/>
          <w:szCs w:val="21"/>
          <w:rtl w:val="0"/>
        </w:rPr>
        <w:t xml:space="preserve">&lt;html&gt;</w:t>
      </w:r>
    </w:p>
    <w:p w:rsidR="00000000" w:rsidDel="00000000" w:rsidP="00000000" w:rsidRDefault="00000000" w:rsidRPr="00000000" w14:paraId="00000054">
      <w:pPr>
        <w:shd w:fill="ffffff" w:val="clear"/>
        <w:spacing w:after="160" w:lineRule="auto"/>
        <w:rPr>
          <w:color w:val="434343"/>
          <w:sz w:val="21"/>
          <w:szCs w:val="21"/>
        </w:rPr>
      </w:pPr>
      <w:r w:rsidDel="00000000" w:rsidR="00000000" w:rsidRPr="00000000">
        <w:rPr>
          <w:color w:val="434343"/>
          <w:sz w:val="21"/>
          <w:szCs w:val="21"/>
          <w:rtl w:val="0"/>
        </w:rPr>
        <w:t xml:space="preserve">&lt;had&gt;&lt;title&gt;Table&lt;/title&gt;</w:t>
      </w:r>
    </w:p>
    <w:p w:rsidR="00000000" w:rsidDel="00000000" w:rsidP="00000000" w:rsidRDefault="00000000" w:rsidRPr="00000000" w14:paraId="00000055">
      <w:pPr>
        <w:shd w:fill="ffffff" w:val="clear"/>
        <w:spacing w:after="160" w:lineRule="auto"/>
        <w:rPr>
          <w:color w:val="434343"/>
          <w:sz w:val="21"/>
          <w:szCs w:val="21"/>
        </w:rPr>
      </w:pPr>
      <w:r w:rsidDel="00000000" w:rsidR="00000000" w:rsidRPr="00000000">
        <w:rPr>
          <w:color w:val="434343"/>
          <w:sz w:val="21"/>
          <w:szCs w:val="21"/>
          <w:rtl w:val="0"/>
        </w:rPr>
        <w:t xml:space="preserve">    &lt;meta name="viewport" content="width=device-width, initial-scale=1.0"&gt;</w:t>
      </w:r>
    </w:p>
    <w:p w:rsidR="00000000" w:rsidDel="00000000" w:rsidP="00000000" w:rsidRDefault="00000000" w:rsidRPr="00000000" w14:paraId="00000056">
      <w:pPr>
        <w:shd w:fill="ffffff" w:val="clear"/>
        <w:spacing w:after="160" w:lineRule="auto"/>
        <w:rPr>
          <w:color w:val="434343"/>
          <w:sz w:val="21"/>
          <w:szCs w:val="21"/>
        </w:rPr>
      </w:pPr>
      <w:r w:rsidDel="00000000" w:rsidR="00000000" w:rsidRPr="00000000">
        <w:rPr>
          <w:color w:val="434343"/>
          <w:sz w:val="21"/>
          <w:szCs w:val="21"/>
          <w:rtl w:val="0"/>
        </w:rPr>
        <w:t xml:space="preserve">    &lt;link rel="stylesheet" href="style.css"&gt;</w:t>
      </w:r>
    </w:p>
    <w:p w:rsidR="00000000" w:rsidDel="00000000" w:rsidP="00000000" w:rsidRDefault="00000000" w:rsidRPr="00000000" w14:paraId="00000057">
      <w:pPr>
        <w:shd w:fill="ffffff" w:val="clear"/>
        <w:spacing w:after="160" w:lineRule="auto"/>
        <w:rPr>
          <w:color w:val="434343"/>
          <w:sz w:val="21"/>
          <w:szCs w:val="21"/>
        </w:rPr>
      </w:pPr>
      <w:r w:rsidDel="00000000" w:rsidR="00000000" w:rsidRPr="00000000">
        <w:rPr>
          <w:color w:val="434343"/>
          <w:sz w:val="21"/>
          <w:szCs w:val="21"/>
          <w:rtl w:val="0"/>
        </w:rPr>
        <w:t xml:space="preserve">&lt;/had&gt;</w:t>
      </w:r>
    </w:p>
    <w:p w:rsidR="00000000" w:rsidDel="00000000" w:rsidP="00000000" w:rsidRDefault="00000000" w:rsidRPr="00000000" w14:paraId="00000058">
      <w:pPr>
        <w:shd w:fill="ffffff" w:val="clear"/>
        <w:spacing w:after="160" w:lineRule="auto"/>
        <w:rPr>
          <w:color w:val="434343"/>
          <w:sz w:val="21"/>
          <w:szCs w:val="21"/>
        </w:rPr>
      </w:pPr>
      <w:r w:rsidDel="00000000" w:rsidR="00000000" w:rsidRPr="00000000">
        <w:rPr>
          <w:color w:val="434343"/>
          <w:sz w:val="21"/>
          <w:szCs w:val="21"/>
          <w:rtl w:val="0"/>
        </w:rPr>
        <w:t xml:space="preserve">&lt;body&gt;</w:t>
      </w:r>
    </w:p>
    <w:p w:rsidR="00000000" w:rsidDel="00000000" w:rsidP="00000000" w:rsidRDefault="00000000" w:rsidRPr="00000000" w14:paraId="00000059">
      <w:pPr>
        <w:shd w:fill="ffffff" w:val="clear"/>
        <w:spacing w:after="160" w:lineRule="auto"/>
        <w:rPr>
          <w:color w:val="434343"/>
          <w:sz w:val="21"/>
          <w:szCs w:val="21"/>
        </w:rPr>
      </w:pPr>
      <w:r w:rsidDel="00000000" w:rsidR="00000000" w:rsidRPr="00000000">
        <w:rPr>
          <w:color w:val="434343"/>
          <w:sz w:val="21"/>
          <w:szCs w:val="21"/>
          <w:rtl w:val="0"/>
        </w:rPr>
        <w:t xml:space="preserve">&lt;div class="table-box"&gt;</w:t>
      </w:r>
    </w:p>
    <w:p w:rsidR="00000000" w:rsidDel="00000000" w:rsidP="00000000" w:rsidRDefault="00000000" w:rsidRPr="00000000" w14:paraId="0000005A">
      <w:pPr>
        <w:shd w:fill="ffffff" w:val="clear"/>
        <w:spacing w:after="160" w:lineRule="auto"/>
        <w:rPr>
          <w:color w:val="434343"/>
          <w:sz w:val="21"/>
          <w:szCs w:val="21"/>
        </w:rPr>
      </w:pPr>
      <w:r w:rsidDel="00000000" w:rsidR="00000000" w:rsidRPr="00000000">
        <w:rPr>
          <w:color w:val="434343"/>
          <w:sz w:val="21"/>
          <w:szCs w:val="21"/>
          <w:rtl w:val="0"/>
        </w:rPr>
        <w:t xml:space="preserve">        &lt;div class="table-row table-head"&gt;</w:t>
      </w:r>
    </w:p>
    <w:p w:rsidR="00000000" w:rsidDel="00000000" w:rsidP="00000000" w:rsidRDefault="00000000" w:rsidRPr="00000000" w14:paraId="0000005B">
      <w:pPr>
        <w:shd w:fill="ffffff" w:val="clear"/>
        <w:spacing w:after="160" w:lineRule="auto"/>
        <w:rPr>
          <w:color w:val="434343"/>
          <w:sz w:val="21"/>
          <w:szCs w:val="21"/>
        </w:rPr>
      </w:pPr>
      <w:r w:rsidDel="00000000" w:rsidR="00000000" w:rsidRPr="00000000">
        <w:rPr>
          <w:color w:val="434343"/>
          <w:sz w:val="21"/>
          <w:szCs w:val="21"/>
          <w:rtl w:val="0"/>
        </w:rPr>
        <w:t xml:space="preserve">            &lt;div class="table-cell first-cell"&gt;</w:t>
      </w:r>
    </w:p>
    <w:p w:rsidR="00000000" w:rsidDel="00000000" w:rsidP="00000000" w:rsidRDefault="00000000" w:rsidRPr="00000000" w14:paraId="0000005C">
      <w:pPr>
        <w:shd w:fill="ffffff" w:val="clear"/>
        <w:spacing w:after="160" w:lineRule="auto"/>
        <w:rPr>
          <w:color w:val="434343"/>
          <w:sz w:val="21"/>
          <w:szCs w:val="21"/>
        </w:rPr>
      </w:pPr>
      <w:r w:rsidDel="00000000" w:rsidR="00000000" w:rsidRPr="00000000">
        <w:rPr>
          <w:color w:val="434343"/>
          <w:sz w:val="21"/>
          <w:szCs w:val="21"/>
          <w:rtl w:val="0"/>
        </w:rPr>
        <w:t xml:space="preserve">                &lt;p&gt;Employee ID&lt;/p&gt;</w:t>
      </w:r>
    </w:p>
    <w:p w:rsidR="00000000" w:rsidDel="00000000" w:rsidP="00000000" w:rsidRDefault="00000000" w:rsidRPr="00000000" w14:paraId="0000005D">
      <w:pPr>
        <w:shd w:fill="ffffff" w:val="clear"/>
        <w:spacing w:after="160" w:lineRule="auto"/>
        <w:rPr>
          <w:color w:val="434343"/>
          <w:sz w:val="21"/>
          <w:szCs w:val="21"/>
        </w:rPr>
      </w:pPr>
      <w:r w:rsidDel="00000000" w:rsidR="00000000" w:rsidRPr="00000000">
        <w:rPr>
          <w:color w:val="434343"/>
          <w:sz w:val="21"/>
          <w:szCs w:val="21"/>
          <w:rtl w:val="0"/>
        </w:rPr>
        <w:t xml:space="preserve">            &lt;/div&gt;</w:t>
      </w:r>
    </w:p>
    <w:p w:rsidR="00000000" w:rsidDel="00000000" w:rsidP="00000000" w:rsidRDefault="00000000" w:rsidRPr="00000000" w14:paraId="0000005E">
      <w:pPr>
        <w:shd w:fill="ffffff" w:val="clear"/>
        <w:spacing w:after="160" w:lineRule="auto"/>
        <w:rPr>
          <w:color w:val="434343"/>
          <w:sz w:val="21"/>
          <w:szCs w:val="21"/>
        </w:rPr>
      </w:pPr>
      <w:r w:rsidDel="00000000" w:rsidR="00000000" w:rsidRPr="00000000">
        <w:rPr>
          <w:color w:val="434343"/>
          <w:sz w:val="21"/>
          <w:szCs w:val="21"/>
          <w:rtl w:val="0"/>
        </w:rPr>
        <w:t xml:space="preserve">            &lt;div class="table-cell"&gt;</w:t>
      </w:r>
    </w:p>
    <w:p w:rsidR="00000000" w:rsidDel="00000000" w:rsidP="00000000" w:rsidRDefault="00000000" w:rsidRPr="00000000" w14:paraId="0000005F">
      <w:pPr>
        <w:shd w:fill="ffffff" w:val="clear"/>
        <w:spacing w:after="160" w:lineRule="auto"/>
        <w:rPr>
          <w:color w:val="434343"/>
          <w:sz w:val="21"/>
          <w:szCs w:val="21"/>
        </w:rPr>
      </w:pPr>
      <w:r w:rsidDel="00000000" w:rsidR="00000000" w:rsidRPr="00000000">
        <w:rPr>
          <w:color w:val="434343"/>
          <w:sz w:val="21"/>
          <w:szCs w:val="21"/>
          <w:rtl w:val="0"/>
        </w:rPr>
        <w:t xml:space="preserve">                &lt;p&gt;Employee Name&lt;/p&gt;</w:t>
      </w:r>
    </w:p>
    <w:p w:rsidR="00000000" w:rsidDel="00000000" w:rsidP="00000000" w:rsidRDefault="00000000" w:rsidRPr="00000000" w14:paraId="00000060">
      <w:pPr>
        <w:shd w:fill="ffffff" w:val="clear"/>
        <w:spacing w:after="160" w:lineRule="auto"/>
        <w:rPr>
          <w:color w:val="434343"/>
          <w:sz w:val="21"/>
          <w:szCs w:val="21"/>
        </w:rPr>
      </w:pPr>
      <w:r w:rsidDel="00000000" w:rsidR="00000000" w:rsidRPr="00000000">
        <w:rPr>
          <w:color w:val="434343"/>
          <w:sz w:val="21"/>
          <w:szCs w:val="21"/>
          <w:rtl w:val="0"/>
        </w:rPr>
        <w:t xml:space="preserve">            &lt;/div&gt;</w:t>
      </w:r>
    </w:p>
    <w:p w:rsidR="00000000" w:rsidDel="00000000" w:rsidP="00000000" w:rsidRDefault="00000000" w:rsidRPr="00000000" w14:paraId="00000061">
      <w:pPr>
        <w:shd w:fill="ffffff" w:val="clear"/>
        <w:spacing w:after="160" w:lineRule="auto"/>
        <w:rPr>
          <w:color w:val="434343"/>
          <w:sz w:val="21"/>
          <w:szCs w:val="21"/>
        </w:rPr>
      </w:pPr>
      <w:r w:rsidDel="00000000" w:rsidR="00000000" w:rsidRPr="00000000">
        <w:rPr>
          <w:color w:val="434343"/>
          <w:sz w:val="21"/>
          <w:szCs w:val="21"/>
          <w:rtl w:val="0"/>
        </w:rPr>
        <w:t xml:space="preserve">            &lt;div class="table-cell last-cell"&gt;</w:t>
      </w:r>
    </w:p>
    <w:p w:rsidR="00000000" w:rsidDel="00000000" w:rsidP="00000000" w:rsidRDefault="00000000" w:rsidRPr="00000000" w14:paraId="00000062">
      <w:pPr>
        <w:shd w:fill="ffffff" w:val="clear"/>
        <w:spacing w:after="160" w:lineRule="auto"/>
        <w:rPr>
          <w:color w:val="434343"/>
          <w:sz w:val="21"/>
          <w:szCs w:val="21"/>
        </w:rPr>
      </w:pPr>
      <w:r w:rsidDel="00000000" w:rsidR="00000000" w:rsidRPr="00000000">
        <w:rPr>
          <w:color w:val="434343"/>
          <w:sz w:val="21"/>
          <w:szCs w:val="21"/>
          <w:rtl w:val="0"/>
        </w:rPr>
        <w:t xml:space="preserve">                &lt;p&gt;Designation&lt;/p&gt;</w:t>
      </w:r>
    </w:p>
    <w:p w:rsidR="00000000" w:rsidDel="00000000" w:rsidP="00000000" w:rsidRDefault="00000000" w:rsidRPr="00000000" w14:paraId="00000063">
      <w:pPr>
        <w:shd w:fill="ffffff" w:val="clear"/>
        <w:spacing w:after="160" w:lineRule="auto"/>
        <w:rPr>
          <w:color w:val="434343"/>
          <w:sz w:val="21"/>
          <w:szCs w:val="21"/>
        </w:rPr>
      </w:pPr>
      <w:r w:rsidDel="00000000" w:rsidR="00000000" w:rsidRPr="00000000">
        <w:rPr>
          <w:color w:val="434343"/>
          <w:sz w:val="21"/>
          <w:szCs w:val="21"/>
          <w:rtl w:val="0"/>
        </w:rPr>
        <w:t xml:space="preserve">            &lt;/div&gt; </w:t>
      </w:r>
    </w:p>
    <w:p w:rsidR="00000000" w:rsidDel="00000000" w:rsidP="00000000" w:rsidRDefault="00000000" w:rsidRPr="00000000" w14:paraId="00000064">
      <w:pPr>
        <w:shd w:fill="ffffff" w:val="clear"/>
        <w:spacing w:after="160" w:lineRule="auto"/>
        <w:rPr>
          <w:color w:val="434343"/>
          <w:sz w:val="21"/>
          <w:szCs w:val="21"/>
        </w:rPr>
      </w:pPr>
      <w:r w:rsidDel="00000000" w:rsidR="00000000" w:rsidRPr="00000000">
        <w:rPr>
          <w:color w:val="434343"/>
          <w:sz w:val="21"/>
          <w:szCs w:val="21"/>
          <w:rtl w:val="0"/>
        </w:rPr>
        <w:t xml:space="preserve">           &lt;div class="table-cell last-cell"&gt;</w:t>
      </w:r>
    </w:p>
    <w:p w:rsidR="00000000" w:rsidDel="00000000" w:rsidP="00000000" w:rsidRDefault="00000000" w:rsidRPr="00000000" w14:paraId="00000065">
      <w:pPr>
        <w:shd w:fill="ffffff" w:val="clear"/>
        <w:spacing w:after="160" w:lineRule="auto"/>
        <w:rPr>
          <w:color w:val="434343"/>
          <w:sz w:val="21"/>
          <w:szCs w:val="21"/>
        </w:rPr>
      </w:pPr>
      <w:r w:rsidDel="00000000" w:rsidR="00000000" w:rsidRPr="00000000">
        <w:rPr>
          <w:color w:val="434343"/>
          <w:sz w:val="21"/>
          <w:szCs w:val="21"/>
          <w:rtl w:val="0"/>
        </w:rPr>
        <w:t xml:space="preserve">                &lt;p&gt;Department&lt;/p&gt;</w:t>
      </w:r>
    </w:p>
    <w:p w:rsidR="00000000" w:rsidDel="00000000" w:rsidP="00000000" w:rsidRDefault="00000000" w:rsidRPr="00000000" w14:paraId="00000066">
      <w:pPr>
        <w:shd w:fill="ffffff" w:val="clear"/>
        <w:spacing w:after="160" w:lineRule="auto"/>
        <w:rPr>
          <w:color w:val="434343"/>
          <w:sz w:val="21"/>
          <w:szCs w:val="21"/>
        </w:rPr>
      </w:pPr>
      <w:r w:rsidDel="00000000" w:rsidR="00000000" w:rsidRPr="00000000">
        <w:rPr>
          <w:color w:val="434343"/>
          <w:sz w:val="21"/>
          <w:szCs w:val="21"/>
          <w:rtl w:val="0"/>
        </w:rPr>
        <w:t xml:space="preserve">            &lt;/div&gt; </w:t>
      </w:r>
    </w:p>
    <w:p w:rsidR="00000000" w:rsidDel="00000000" w:rsidP="00000000" w:rsidRDefault="00000000" w:rsidRPr="00000000" w14:paraId="00000067">
      <w:pPr>
        <w:shd w:fill="ffffff" w:val="clear"/>
        <w:spacing w:after="160" w:lineRule="auto"/>
        <w:rPr>
          <w:color w:val="434343"/>
          <w:sz w:val="21"/>
          <w:szCs w:val="21"/>
        </w:rPr>
      </w:pPr>
      <w:r w:rsidDel="00000000" w:rsidR="00000000" w:rsidRPr="00000000">
        <w:rPr>
          <w:color w:val="434343"/>
          <w:sz w:val="21"/>
          <w:szCs w:val="21"/>
          <w:rtl w:val="0"/>
        </w:rPr>
        <w:t xml:space="preserve">        &lt;/div&gt;</w:t>
      </w:r>
    </w:p>
    <w:p w:rsidR="00000000" w:rsidDel="00000000" w:rsidP="00000000" w:rsidRDefault="00000000" w:rsidRPr="00000000" w14:paraId="00000068">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069">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06A">
      <w:pPr>
        <w:shd w:fill="ffffff" w:val="clear"/>
        <w:spacing w:after="160" w:lineRule="auto"/>
        <w:rPr>
          <w:color w:val="434343"/>
          <w:sz w:val="21"/>
          <w:szCs w:val="21"/>
        </w:rPr>
      </w:pPr>
      <w:r w:rsidDel="00000000" w:rsidR="00000000" w:rsidRPr="00000000">
        <w:rPr>
          <w:color w:val="434343"/>
          <w:sz w:val="21"/>
          <w:szCs w:val="21"/>
          <w:rtl w:val="0"/>
        </w:rPr>
        <w:t xml:space="preserve">        &lt;div class="table-row"&gt;</w:t>
      </w:r>
    </w:p>
    <w:p w:rsidR="00000000" w:rsidDel="00000000" w:rsidP="00000000" w:rsidRDefault="00000000" w:rsidRPr="00000000" w14:paraId="0000006B">
      <w:pPr>
        <w:shd w:fill="ffffff" w:val="clear"/>
        <w:spacing w:after="160" w:lineRule="auto"/>
        <w:rPr>
          <w:color w:val="434343"/>
          <w:sz w:val="21"/>
          <w:szCs w:val="21"/>
        </w:rPr>
      </w:pPr>
      <w:r w:rsidDel="00000000" w:rsidR="00000000" w:rsidRPr="00000000">
        <w:rPr>
          <w:color w:val="434343"/>
          <w:sz w:val="21"/>
          <w:szCs w:val="21"/>
          <w:rtl w:val="0"/>
        </w:rPr>
        <w:t xml:space="preserve">            &lt;div class="table-cell first-cell"&gt;</w:t>
      </w:r>
    </w:p>
    <w:p w:rsidR="00000000" w:rsidDel="00000000" w:rsidP="00000000" w:rsidRDefault="00000000" w:rsidRPr="00000000" w14:paraId="0000006C">
      <w:pPr>
        <w:shd w:fill="ffffff" w:val="clear"/>
        <w:spacing w:after="160" w:lineRule="auto"/>
        <w:rPr>
          <w:color w:val="434343"/>
          <w:sz w:val="21"/>
          <w:szCs w:val="21"/>
        </w:rPr>
      </w:pPr>
      <w:r w:rsidDel="00000000" w:rsidR="00000000" w:rsidRPr="00000000">
        <w:rPr>
          <w:color w:val="434343"/>
          <w:sz w:val="21"/>
          <w:szCs w:val="21"/>
          <w:rtl w:val="0"/>
        </w:rPr>
        <w:t xml:space="preserve">                &lt;p&gt;101&lt;/p&gt;</w:t>
      </w:r>
    </w:p>
    <w:p w:rsidR="00000000" w:rsidDel="00000000" w:rsidP="00000000" w:rsidRDefault="00000000" w:rsidRPr="00000000" w14:paraId="0000006D">
      <w:pPr>
        <w:shd w:fill="ffffff" w:val="clear"/>
        <w:spacing w:after="160" w:lineRule="auto"/>
        <w:rPr>
          <w:color w:val="434343"/>
          <w:sz w:val="21"/>
          <w:szCs w:val="21"/>
        </w:rPr>
      </w:pPr>
      <w:r w:rsidDel="00000000" w:rsidR="00000000" w:rsidRPr="00000000">
        <w:rPr>
          <w:color w:val="434343"/>
          <w:sz w:val="21"/>
          <w:szCs w:val="21"/>
          <w:rtl w:val="0"/>
        </w:rPr>
        <w:t xml:space="preserve">            &lt;/div&gt;</w:t>
      </w:r>
    </w:p>
    <w:p w:rsidR="00000000" w:rsidDel="00000000" w:rsidP="00000000" w:rsidRDefault="00000000" w:rsidRPr="00000000" w14:paraId="0000006E">
      <w:pPr>
        <w:shd w:fill="ffffff" w:val="clear"/>
        <w:spacing w:after="160" w:lineRule="auto"/>
        <w:rPr>
          <w:color w:val="434343"/>
          <w:sz w:val="21"/>
          <w:szCs w:val="21"/>
        </w:rPr>
      </w:pPr>
      <w:r w:rsidDel="00000000" w:rsidR="00000000" w:rsidRPr="00000000">
        <w:rPr>
          <w:color w:val="434343"/>
          <w:sz w:val="21"/>
          <w:szCs w:val="21"/>
          <w:rtl w:val="0"/>
        </w:rPr>
        <w:t xml:space="preserve">            &lt;div class="table-cell "&gt;</w:t>
      </w:r>
    </w:p>
    <w:p w:rsidR="00000000" w:rsidDel="00000000" w:rsidP="00000000" w:rsidRDefault="00000000" w:rsidRPr="00000000" w14:paraId="0000006F">
      <w:pPr>
        <w:shd w:fill="ffffff" w:val="clear"/>
        <w:spacing w:after="160" w:lineRule="auto"/>
        <w:rPr>
          <w:color w:val="434343"/>
          <w:sz w:val="21"/>
          <w:szCs w:val="21"/>
        </w:rPr>
      </w:pPr>
      <w:r w:rsidDel="00000000" w:rsidR="00000000" w:rsidRPr="00000000">
        <w:rPr>
          <w:color w:val="434343"/>
          <w:sz w:val="21"/>
          <w:szCs w:val="21"/>
          <w:rtl w:val="0"/>
        </w:rPr>
        <w:t xml:space="preserve">                &lt;p&gt;Anam&lt;/p&gt;</w:t>
      </w:r>
    </w:p>
    <w:p w:rsidR="00000000" w:rsidDel="00000000" w:rsidP="00000000" w:rsidRDefault="00000000" w:rsidRPr="00000000" w14:paraId="00000070">
      <w:pPr>
        <w:shd w:fill="ffffff" w:val="clear"/>
        <w:spacing w:after="160" w:lineRule="auto"/>
        <w:rPr>
          <w:color w:val="434343"/>
          <w:sz w:val="21"/>
          <w:szCs w:val="21"/>
        </w:rPr>
      </w:pPr>
      <w:r w:rsidDel="00000000" w:rsidR="00000000" w:rsidRPr="00000000">
        <w:rPr>
          <w:color w:val="434343"/>
          <w:sz w:val="21"/>
          <w:szCs w:val="21"/>
          <w:rtl w:val="0"/>
        </w:rPr>
        <w:t xml:space="preserve">            &lt;/div&gt;</w:t>
      </w:r>
    </w:p>
    <w:p w:rsidR="00000000" w:rsidDel="00000000" w:rsidP="00000000" w:rsidRDefault="00000000" w:rsidRPr="00000000" w14:paraId="00000071">
      <w:pPr>
        <w:shd w:fill="ffffff" w:val="clear"/>
        <w:spacing w:after="160" w:lineRule="auto"/>
        <w:rPr>
          <w:color w:val="434343"/>
          <w:sz w:val="21"/>
          <w:szCs w:val="21"/>
        </w:rPr>
      </w:pPr>
      <w:r w:rsidDel="00000000" w:rsidR="00000000" w:rsidRPr="00000000">
        <w:rPr>
          <w:color w:val="434343"/>
          <w:sz w:val="21"/>
          <w:szCs w:val="21"/>
          <w:rtl w:val="0"/>
        </w:rPr>
        <w:t xml:space="preserve">           &lt;div class="table-cell"&gt;</w:t>
      </w:r>
    </w:p>
    <w:p w:rsidR="00000000" w:rsidDel="00000000" w:rsidP="00000000" w:rsidRDefault="00000000" w:rsidRPr="00000000" w14:paraId="00000072">
      <w:pPr>
        <w:shd w:fill="ffffff" w:val="clear"/>
        <w:spacing w:after="160" w:lineRule="auto"/>
        <w:rPr>
          <w:color w:val="434343"/>
          <w:sz w:val="21"/>
          <w:szCs w:val="21"/>
        </w:rPr>
      </w:pPr>
      <w:r w:rsidDel="00000000" w:rsidR="00000000" w:rsidRPr="00000000">
        <w:rPr>
          <w:color w:val="434343"/>
          <w:sz w:val="21"/>
          <w:szCs w:val="21"/>
          <w:rtl w:val="0"/>
        </w:rPr>
        <w:t xml:space="preserve">                &lt;p&gt;Trainee&lt;/p&gt;</w:t>
      </w:r>
    </w:p>
    <w:p w:rsidR="00000000" w:rsidDel="00000000" w:rsidP="00000000" w:rsidRDefault="00000000" w:rsidRPr="00000000" w14:paraId="00000073">
      <w:pPr>
        <w:shd w:fill="ffffff" w:val="clear"/>
        <w:spacing w:after="160" w:lineRule="auto"/>
        <w:rPr>
          <w:color w:val="434343"/>
          <w:sz w:val="21"/>
          <w:szCs w:val="21"/>
        </w:rPr>
      </w:pPr>
      <w:r w:rsidDel="00000000" w:rsidR="00000000" w:rsidRPr="00000000">
        <w:rPr>
          <w:color w:val="434343"/>
          <w:sz w:val="21"/>
          <w:szCs w:val="21"/>
          <w:rtl w:val="0"/>
        </w:rPr>
        <w:t xml:space="preserve">            &lt;/div&gt;</w:t>
      </w:r>
    </w:p>
    <w:p w:rsidR="00000000" w:rsidDel="00000000" w:rsidP="00000000" w:rsidRDefault="00000000" w:rsidRPr="00000000" w14:paraId="00000074">
      <w:pPr>
        <w:shd w:fill="ffffff" w:val="clear"/>
        <w:spacing w:after="160" w:lineRule="auto"/>
        <w:rPr>
          <w:color w:val="434343"/>
          <w:sz w:val="21"/>
          <w:szCs w:val="21"/>
        </w:rPr>
      </w:pPr>
      <w:r w:rsidDel="00000000" w:rsidR="00000000" w:rsidRPr="00000000">
        <w:rPr>
          <w:color w:val="434343"/>
          <w:sz w:val="21"/>
          <w:szCs w:val="21"/>
          <w:rtl w:val="0"/>
        </w:rPr>
        <w:t xml:space="preserve">             &lt;div class="table-cell"&gt;</w:t>
      </w:r>
    </w:p>
    <w:p w:rsidR="00000000" w:rsidDel="00000000" w:rsidP="00000000" w:rsidRDefault="00000000" w:rsidRPr="00000000" w14:paraId="00000075">
      <w:pPr>
        <w:shd w:fill="ffffff" w:val="clear"/>
        <w:spacing w:after="160" w:lineRule="auto"/>
        <w:rPr>
          <w:color w:val="434343"/>
          <w:sz w:val="21"/>
          <w:szCs w:val="21"/>
        </w:rPr>
      </w:pPr>
      <w:r w:rsidDel="00000000" w:rsidR="00000000" w:rsidRPr="00000000">
        <w:rPr>
          <w:color w:val="434343"/>
          <w:sz w:val="21"/>
          <w:szCs w:val="21"/>
          <w:rtl w:val="0"/>
        </w:rPr>
        <w:t xml:space="preserve">                &lt;p&gt;QE&lt;/p&gt;</w:t>
      </w:r>
    </w:p>
    <w:p w:rsidR="00000000" w:rsidDel="00000000" w:rsidP="00000000" w:rsidRDefault="00000000" w:rsidRPr="00000000" w14:paraId="00000076">
      <w:pPr>
        <w:shd w:fill="ffffff" w:val="clear"/>
        <w:spacing w:after="160" w:lineRule="auto"/>
        <w:rPr>
          <w:color w:val="434343"/>
          <w:sz w:val="21"/>
          <w:szCs w:val="21"/>
        </w:rPr>
      </w:pPr>
      <w:r w:rsidDel="00000000" w:rsidR="00000000" w:rsidRPr="00000000">
        <w:rPr>
          <w:color w:val="434343"/>
          <w:sz w:val="21"/>
          <w:szCs w:val="21"/>
          <w:rtl w:val="0"/>
        </w:rPr>
        <w:t xml:space="preserve">            &lt;/div&gt;</w:t>
      </w:r>
    </w:p>
    <w:p w:rsidR="00000000" w:rsidDel="00000000" w:rsidP="00000000" w:rsidRDefault="00000000" w:rsidRPr="00000000" w14:paraId="00000077">
      <w:pPr>
        <w:shd w:fill="ffffff" w:val="clear"/>
        <w:spacing w:after="160" w:lineRule="auto"/>
        <w:rPr>
          <w:color w:val="434343"/>
          <w:sz w:val="21"/>
          <w:szCs w:val="21"/>
        </w:rPr>
      </w:pPr>
      <w:r w:rsidDel="00000000" w:rsidR="00000000" w:rsidRPr="00000000">
        <w:rPr>
          <w:color w:val="434343"/>
          <w:sz w:val="21"/>
          <w:szCs w:val="21"/>
          <w:rtl w:val="0"/>
        </w:rPr>
        <w:t xml:space="preserve">            &lt;/div&gt;</w:t>
      </w:r>
    </w:p>
    <w:p w:rsidR="00000000" w:rsidDel="00000000" w:rsidP="00000000" w:rsidRDefault="00000000" w:rsidRPr="00000000" w14:paraId="00000078">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079">
      <w:pPr>
        <w:shd w:fill="ffffff" w:val="clear"/>
        <w:spacing w:after="160" w:lineRule="auto"/>
        <w:rPr>
          <w:color w:val="434343"/>
          <w:sz w:val="21"/>
          <w:szCs w:val="21"/>
        </w:rPr>
      </w:pPr>
      <w:r w:rsidDel="00000000" w:rsidR="00000000" w:rsidRPr="00000000">
        <w:rPr>
          <w:color w:val="434343"/>
          <w:sz w:val="21"/>
          <w:szCs w:val="21"/>
          <w:rtl w:val="0"/>
        </w:rPr>
        <w:t xml:space="preserve">       &lt;div class="table-row"&gt;</w:t>
      </w:r>
    </w:p>
    <w:p w:rsidR="00000000" w:rsidDel="00000000" w:rsidP="00000000" w:rsidRDefault="00000000" w:rsidRPr="00000000" w14:paraId="0000007A">
      <w:pPr>
        <w:shd w:fill="ffffff" w:val="clear"/>
        <w:spacing w:after="160" w:lineRule="auto"/>
        <w:rPr>
          <w:color w:val="434343"/>
          <w:sz w:val="21"/>
          <w:szCs w:val="21"/>
        </w:rPr>
      </w:pPr>
      <w:r w:rsidDel="00000000" w:rsidR="00000000" w:rsidRPr="00000000">
        <w:rPr>
          <w:color w:val="434343"/>
          <w:sz w:val="21"/>
          <w:szCs w:val="21"/>
          <w:rtl w:val="0"/>
        </w:rPr>
        <w:t xml:space="preserve">            &lt;div class="table-cell first-cell"&gt;</w:t>
      </w:r>
    </w:p>
    <w:p w:rsidR="00000000" w:rsidDel="00000000" w:rsidP="00000000" w:rsidRDefault="00000000" w:rsidRPr="00000000" w14:paraId="0000007B">
      <w:pPr>
        <w:shd w:fill="ffffff" w:val="clear"/>
        <w:spacing w:after="160" w:lineRule="auto"/>
        <w:rPr>
          <w:color w:val="434343"/>
          <w:sz w:val="21"/>
          <w:szCs w:val="21"/>
        </w:rPr>
      </w:pPr>
      <w:r w:rsidDel="00000000" w:rsidR="00000000" w:rsidRPr="00000000">
        <w:rPr>
          <w:color w:val="434343"/>
          <w:sz w:val="21"/>
          <w:szCs w:val="21"/>
          <w:rtl w:val="0"/>
        </w:rPr>
        <w:t xml:space="preserve">                &lt;p&gt;101&lt;/p&gt;</w:t>
      </w:r>
    </w:p>
    <w:p w:rsidR="00000000" w:rsidDel="00000000" w:rsidP="00000000" w:rsidRDefault="00000000" w:rsidRPr="00000000" w14:paraId="0000007C">
      <w:pPr>
        <w:shd w:fill="ffffff" w:val="clear"/>
        <w:spacing w:after="160" w:lineRule="auto"/>
        <w:rPr>
          <w:color w:val="434343"/>
          <w:sz w:val="21"/>
          <w:szCs w:val="21"/>
        </w:rPr>
      </w:pPr>
      <w:r w:rsidDel="00000000" w:rsidR="00000000" w:rsidRPr="00000000">
        <w:rPr>
          <w:color w:val="434343"/>
          <w:sz w:val="21"/>
          <w:szCs w:val="21"/>
          <w:rtl w:val="0"/>
        </w:rPr>
        <w:t xml:space="preserve">            &lt;/div&gt;</w:t>
      </w:r>
    </w:p>
    <w:p w:rsidR="00000000" w:rsidDel="00000000" w:rsidP="00000000" w:rsidRDefault="00000000" w:rsidRPr="00000000" w14:paraId="0000007D">
      <w:pPr>
        <w:shd w:fill="ffffff" w:val="clear"/>
        <w:spacing w:after="160" w:lineRule="auto"/>
        <w:rPr>
          <w:color w:val="434343"/>
          <w:sz w:val="21"/>
          <w:szCs w:val="21"/>
        </w:rPr>
      </w:pPr>
      <w:r w:rsidDel="00000000" w:rsidR="00000000" w:rsidRPr="00000000">
        <w:rPr>
          <w:color w:val="434343"/>
          <w:sz w:val="21"/>
          <w:szCs w:val="21"/>
          <w:rtl w:val="0"/>
        </w:rPr>
        <w:t xml:space="preserve">            &lt;div class="table-cell "&gt;</w:t>
      </w:r>
    </w:p>
    <w:p w:rsidR="00000000" w:rsidDel="00000000" w:rsidP="00000000" w:rsidRDefault="00000000" w:rsidRPr="00000000" w14:paraId="0000007E">
      <w:pPr>
        <w:shd w:fill="ffffff" w:val="clear"/>
        <w:spacing w:after="160" w:lineRule="auto"/>
        <w:rPr>
          <w:color w:val="434343"/>
          <w:sz w:val="21"/>
          <w:szCs w:val="21"/>
        </w:rPr>
      </w:pPr>
      <w:r w:rsidDel="00000000" w:rsidR="00000000" w:rsidRPr="00000000">
        <w:rPr>
          <w:color w:val="434343"/>
          <w:sz w:val="21"/>
          <w:szCs w:val="21"/>
          <w:rtl w:val="0"/>
        </w:rPr>
        <w:t xml:space="preserve">                &lt;p&gt;Mansi&lt;/p&gt;</w:t>
      </w:r>
    </w:p>
    <w:p w:rsidR="00000000" w:rsidDel="00000000" w:rsidP="00000000" w:rsidRDefault="00000000" w:rsidRPr="00000000" w14:paraId="0000007F">
      <w:pPr>
        <w:shd w:fill="ffffff" w:val="clear"/>
        <w:spacing w:after="160" w:lineRule="auto"/>
        <w:rPr>
          <w:color w:val="434343"/>
          <w:sz w:val="21"/>
          <w:szCs w:val="21"/>
        </w:rPr>
      </w:pPr>
      <w:r w:rsidDel="00000000" w:rsidR="00000000" w:rsidRPr="00000000">
        <w:rPr>
          <w:color w:val="434343"/>
          <w:sz w:val="21"/>
          <w:szCs w:val="21"/>
          <w:rtl w:val="0"/>
        </w:rPr>
        <w:t xml:space="preserve">            &lt;/div&gt;</w:t>
      </w:r>
    </w:p>
    <w:p w:rsidR="00000000" w:rsidDel="00000000" w:rsidP="00000000" w:rsidRDefault="00000000" w:rsidRPr="00000000" w14:paraId="00000080">
      <w:pPr>
        <w:shd w:fill="ffffff" w:val="clear"/>
        <w:spacing w:after="160" w:lineRule="auto"/>
        <w:rPr>
          <w:color w:val="434343"/>
          <w:sz w:val="21"/>
          <w:szCs w:val="21"/>
        </w:rPr>
      </w:pPr>
      <w:r w:rsidDel="00000000" w:rsidR="00000000" w:rsidRPr="00000000">
        <w:rPr>
          <w:color w:val="434343"/>
          <w:sz w:val="21"/>
          <w:szCs w:val="21"/>
          <w:rtl w:val="0"/>
        </w:rPr>
        <w:t xml:space="preserve">           &lt;div class="table-cell"&gt;</w:t>
      </w:r>
    </w:p>
    <w:p w:rsidR="00000000" w:rsidDel="00000000" w:rsidP="00000000" w:rsidRDefault="00000000" w:rsidRPr="00000000" w14:paraId="00000081">
      <w:pPr>
        <w:shd w:fill="ffffff" w:val="clear"/>
        <w:spacing w:after="160" w:lineRule="auto"/>
        <w:rPr>
          <w:color w:val="434343"/>
          <w:sz w:val="21"/>
          <w:szCs w:val="21"/>
        </w:rPr>
      </w:pPr>
      <w:r w:rsidDel="00000000" w:rsidR="00000000" w:rsidRPr="00000000">
        <w:rPr>
          <w:color w:val="434343"/>
          <w:sz w:val="21"/>
          <w:szCs w:val="21"/>
          <w:rtl w:val="0"/>
        </w:rPr>
        <w:t xml:space="preserve">                &lt;p&gt;Trainee&lt;/p&gt;</w:t>
      </w:r>
    </w:p>
    <w:p w:rsidR="00000000" w:rsidDel="00000000" w:rsidP="00000000" w:rsidRDefault="00000000" w:rsidRPr="00000000" w14:paraId="00000082">
      <w:pPr>
        <w:shd w:fill="ffffff" w:val="clear"/>
        <w:spacing w:after="160" w:lineRule="auto"/>
        <w:rPr>
          <w:color w:val="434343"/>
          <w:sz w:val="21"/>
          <w:szCs w:val="21"/>
        </w:rPr>
      </w:pPr>
      <w:r w:rsidDel="00000000" w:rsidR="00000000" w:rsidRPr="00000000">
        <w:rPr>
          <w:color w:val="434343"/>
          <w:sz w:val="21"/>
          <w:szCs w:val="21"/>
          <w:rtl w:val="0"/>
        </w:rPr>
        <w:t xml:space="preserve">            &lt;/div&gt;</w:t>
      </w:r>
    </w:p>
    <w:p w:rsidR="00000000" w:rsidDel="00000000" w:rsidP="00000000" w:rsidRDefault="00000000" w:rsidRPr="00000000" w14:paraId="00000083">
      <w:pPr>
        <w:shd w:fill="ffffff" w:val="clear"/>
        <w:spacing w:after="160" w:lineRule="auto"/>
        <w:rPr>
          <w:color w:val="434343"/>
          <w:sz w:val="21"/>
          <w:szCs w:val="21"/>
        </w:rPr>
      </w:pPr>
      <w:r w:rsidDel="00000000" w:rsidR="00000000" w:rsidRPr="00000000">
        <w:rPr>
          <w:color w:val="434343"/>
          <w:sz w:val="21"/>
          <w:szCs w:val="21"/>
          <w:rtl w:val="0"/>
        </w:rPr>
        <w:t xml:space="preserve">             &lt;div class="table-cell"&gt;</w:t>
      </w:r>
    </w:p>
    <w:p w:rsidR="00000000" w:rsidDel="00000000" w:rsidP="00000000" w:rsidRDefault="00000000" w:rsidRPr="00000000" w14:paraId="00000084">
      <w:pPr>
        <w:shd w:fill="ffffff" w:val="clear"/>
        <w:spacing w:after="160" w:lineRule="auto"/>
        <w:rPr>
          <w:color w:val="434343"/>
          <w:sz w:val="21"/>
          <w:szCs w:val="21"/>
        </w:rPr>
      </w:pPr>
      <w:r w:rsidDel="00000000" w:rsidR="00000000" w:rsidRPr="00000000">
        <w:rPr>
          <w:color w:val="434343"/>
          <w:sz w:val="21"/>
          <w:szCs w:val="21"/>
          <w:rtl w:val="0"/>
        </w:rPr>
        <w:t xml:space="preserve">                &lt;p&gt;DevOps&lt;/p&gt;</w:t>
      </w:r>
    </w:p>
    <w:p w:rsidR="00000000" w:rsidDel="00000000" w:rsidP="00000000" w:rsidRDefault="00000000" w:rsidRPr="00000000" w14:paraId="00000085">
      <w:pPr>
        <w:shd w:fill="ffffff" w:val="clear"/>
        <w:spacing w:after="160" w:lineRule="auto"/>
        <w:rPr>
          <w:color w:val="434343"/>
          <w:sz w:val="21"/>
          <w:szCs w:val="21"/>
        </w:rPr>
      </w:pPr>
      <w:r w:rsidDel="00000000" w:rsidR="00000000" w:rsidRPr="00000000">
        <w:rPr>
          <w:color w:val="434343"/>
          <w:sz w:val="21"/>
          <w:szCs w:val="21"/>
          <w:rtl w:val="0"/>
        </w:rPr>
        <w:t xml:space="preserve">            &lt;/div&gt;</w:t>
      </w:r>
    </w:p>
    <w:p w:rsidR="00000000" w:rsidDel="00000000" w:rsidP="00000000" w:rsidRDefault="00000000" w:rsidRPr="00000000" w14:paraId="00000086">
      <w:pPr>
        <w:shd w:fill="ffffff" w:val="clear"/>
        <w:spacing w:after="160" w:lineRule="auto"/>
        <w:rPr>
          <w:color w:val="434343"/>
          <w:sz w:val="21"/>
          <w:szCs w:val="21"/>
        </w:rPr>
      </w:pPr>
      <w:r w:rsidDel="00000000" w:rsidR="00000000" w:rsidRPr="00000000">
        <w:rPr>
          <w:color w:val="434343"/>
          <w:sz w:val="21"/>
          <w:szCs w:val="21"/>
          <w:rtl w:val="0"/>
        </w:rPr>
        <w:t xml:space="preserve">             &lt;/div&gt;</w:t>
      </w:r>
    </w:p>
    <w:p w:rsidR="00000000" w:rsidDel="00000000" w:rsidP="00000000" w:rsidRDefault="00000000" w:rsidRPr="00000000" w14:paraId="00000087">
      <w:pPr>
        <w:shd w:fill="ffffff" w:val="clear"/>
        <w:spacing w:after="160" w:lineRule="auto"/>
        <w:rPr>
          <w:color w:val="434343"/>
          <w:sz w:val="21"/>
          <w:szCs w:val="21"/>
        </w:rPr>
      </w:pPr>
      <w:r w:rsidDel="00000000" w:rsidR="00000000" w:rsidRPr="00000000">
        <w:rPr>
          <w:color w:val="434343"/>
          <w:sz w:val="21"/>
          <w:szCs w:val="21"/>
          <w:rtl w:val="0"/>
        </w:rPr>
        <w:t xml:space="preserve">        </w:t>
      </w:r>
    </w:p>
    <w:p w:rsidR="00000000" w:rsidDel="00000000" w:rsidP="00000000" w:rsidRDefault="00000000" w:rsidRPr="00000000" w14:paraId="00000088">
      <w:pPr>
        <w:shd w:fill="ffffff" w:val="clear"/>
        <w:spacing w:after="160" w:lineRule="auto"/>
        <w:rPr>
          <w:color w:val="434343"/>
          <w:sz w:val="21"/>
          <w:szCs w:val="21"/>
        </w:rPr>
      </w:pPr>
      <w:r w:rsidDel="00000000" w:rsidR="00000000" w:rsidRPr="00000000">
        <w:rPr>
          <w:color w:val="434343"/>
          <w:sz w:val="21"/>
          <w:szCs w:val="21"/>
          <w:rtl w:val="0"/>
        </w:rPr>
        <w:t xml:space="preserve">         &lt;div class="table-row"&gt;</w:t>
      </w:r>
    </w:p>
    <w:p w:rsidR="00000000" w:rsidDel="00000000" w:rsidP="00000000" w:rsidRDefault="00000000" w:rsidRPr="00000000" w14:paraId="00000089">
      <w:pPr>
        <w:shd w:fill="ffffff" w:val="clear"/>
        <w:spacing w:after="160" w:lineRule="auto"/>
        <w:rPr>
          <w:color w:val="434343"/>
          <w:sz w:val="21"/>
          <w:szCs w:val="21"/>
        </w:rPr>
      </w:pPr>
      <w:r w:rsidDel="00000000" w:rsidR="00000000" w:rsidRPr="00000000">
        <w:rPr>
          <w:color w:val="434343"/>
          <w:sz w:val="21"/>
          <w:szCs w:val="21"/>
          <w:rtl w:val="0"/>
        </w:rPr>
        <w:t xml:space="preserve">            &lt;div class="table-cell first-cell"&gt;</w:t>
      </w:r>
    </w:p>
    <w:p w:rsidR="00000000" w:rsidDel="00000000" w:rsidP="00000000" w:rsidRDefault="00000000" w:rsidRPr="00000000" w14:paraId="0000008A">
      <w:pPr>
        <w:shd w:fill="ffffff" w:val="clear"/>
        <w:spacing w:after="160" w:lineRule="auto"/>
        <w:rPr>
          <w:color w:val="434343"/>
          <w:sz w:val="21"/>
          <w:szCs w:val="21"/>
        </w:rPr>
      </w:pPr>
      <w:r w:rsidDel="00000000" w:rsidR="00000000" w:rsidRPr="00000000">
        <w:rPr>
          <w:color w:val="434343"/>
          <w:sz w:val="21"/>
          <w:szCs w:val="21"/>
          <w:rtl w:val="0"/>
        </w:rPr>
        <w:t xml:space="preserve">                &lt;p&gt;101&lt;/p&gt;</w:t>
      </w:r>
    </w:p>
    <w:p w:rsidR="00000000" w:rsidDel="00000000" w:rsidP="00000000" w:rsidRDefault="00000000" w:rsidRPr="00000000" w14:paraId="0000008B">
      <w:pPr>
        <w:shd w:fill="ffffff" w:val="clear"/>
        <w:spacing w:after="160" w:lineRule="auto"/>
        <w:rPr>
          <w:color w:val="434343"/>
          <w:sz w:val="21"/>
          <w:szCs w:val="21"/>
        </w:rPr>
      </w:pPr>
      <w:r w:rsidDel="00000000" w:rsidR="00000000" w:rsidRPr="00000000">
        <w:rPr>
          <w:color w:val="434343"/>
          <w:sz w:val="21"/>
          <w:szCs w:val="21"/>
          <w:rtl w:val="0"/>
        </w:rPr>
        <w:t xml:space="preserve">            &lt;/div&gt;</w:t>
      </w:r>
    </w:p>
    <w:p w:rsidR="00000000" w:rsidDel="00000000" w:rsidP="00000000" w:rsidRDefault="00000000" w:rsidRPr="00000000" w14:paraId="0000008C">
      <w:pPr>
        <w:shd w:fill="ffffff" w:val="clear"/>
        <w:spacing w:after="160" w:lineRule="auto"/>
        <w:rPr>
          <w:color w:val="434343"/>
          <w:sz w:val="21"/>
          <w:szCs w:val="21"/>
        </w:rPr>
      </w:pPr>
      <w:r w:rsidDel="00000000" w:rsidR="00000000" w:rsidRPr="00000000">
        <w:rPr>
          <w:color w:val="434343"/>
          <w:sz w:val="21"/>
          <w:szCs w:val="21"/>
          <w:rtl w:val="0"/>
        </w:rPr>
        <w:t xml:space="preserve">            &lt;div class="table-cell "&gt;</w:t>
      </w:r>
    </w:p>
    <w:p w:rsidR="00000000" w:rsidDel="00000000" w:rsidP="00000000" w:rsidRDefault="00000000" w:rsidRPr="00000000" w14:paraId="0000008D">
      <w:pPr>
        <w:shd w:fill="ffffff" w:val="clear"/>
        <w:spacing w:after="160" w:lineRule="auto"/>
        <w:rPr>
          <w:color w:val="434343"/>
          <w:sz w:val="21"/>
          <w:szCs w:val="21"/>
        </w:rPr>
      </w:pPr>
      <w:r w:rsidDel="00000000" w:rsidR="00000000" w:rsidRPr="00000000">
        <w:rPr>
          <w:color w:val="434343"/>
          <w:sz w:val="21"/>
          <w:szCs w:val="21"/>
          <w:rtl w:val="0"/>
        </w:rPr>
        <w:t xml:space="preserve">                &lt;p&gt;Shama&lt;/p&gt;</w:t>
      </w:r>
    </w:p>
    <w:p w:rsidR="00000000" w:rsidDel="00000000" w:rsidP="00000000" w:rsidRDefault="00000000" w:rsidRPr="00000000" w14:paraId="0000008E">
      <w:pPr>
        <w:shd w:fill="ffffff" w:val="clear"/>
        <w:spacing w:after="160" w:lineRule="auto"/>
        <w:rPr>
          <w:color w:val="434343"/>
          <w:sz w:val="21"/>
          <w:szCs w:val="21"/>
        </w:rPr>
      </w:pPr>
      <w:r w:rsidDel="00000000" w:rsidR="00000000" w:rsidRPr="00000000">
        <w:rPr>
          <w:color w:val="434343"/>
          <w:sz w:val="21"/>
          <w:szCs w:val="21"/>
          <w:rtl w:val="0"/>
        </w:rPr>
        <w:t xml:space="preserve">            &lt;/div&gt;</w:t>
      </w:r>
    </w:p>
    <w:p w:rsidR="00000000" w:rsidDel="00000000" w:rsidP="00000000" w:rsidRDefault="00000000" w:rsidRPr="00000000" w14:paraId="0000008F">
      <w:pPr>
        <w:shd w:fill="ffffff" w:val="clear"/>
        <w:spacing w:after="160" w:lineRule="auto"/>
        <w:rPr>
          <w:color w:val="434343"/>
          <w:sz w:val="21"/>
          <w:szCs w:val="21"/>
        </w:rPr>
      </w:pPr>
      <w:r w:rsidDel="00000000" w:rsidR="00000000" w:rsidRPr="00000000">
        <w:rPr>
          <w:color w:val="434343"/>
          <w:sz w:val="21"/>
          <w:szCs w:val="21"/>
          <w:rtl w:val="0"/>
        </w:rPr>
        <w:t xml:space="preserve">           &lt;div class="table-cell"&gt;</w:t>
      </w:r>
    </w:p>
    <w:p w:rsidR="00000000" w:rsidDel="00000000" w:rsidP="00000000" w:rsidRDefault="00000000" w:rsidRPr="00000000" w14:paraId="00000090">
      <w:pPr>
        <w:shd w:fill="ffffff" w:val="clear"/>
        <w:spacing w:after="160" w:lineRule="auto"/>
        <w:rPr>
          <w:color w:val="434343"/>
          <w:sz w:val="21"/>
          <w:szCs w:val="21"/>
        </w:rPr>
      </w:pPr>
      <w:r w:rsidDel="00000000" w:rsidR="00000000" w:rsidRPr="00000000">
        <w:rPr>
          <w:color w:val="434343"/>
          <w:sz w:val="21"/>
          <w:szCs w:val="21"/>
          <w:rtl w:val="0"/>
        </w:rPr>
        <w:t xml:space="preserve">                &lt;p&gt;Trainee&lt;/p&gt;</w:t>
      </w:r>
    </w:p>
    <w:p w:rsidR="00000000" w:rsidDel="00000000" w:rsidP="00000000" w:rsidRDefault="00000000" w:rsidRPr="00000000" w14:paraId="00000091">
      <w:pPr>
        <w:shd w:fill="ffffff" w:val="clear"/>
        <w:spacing w:after="160" w:lineRule="auto"/>
        <w:rPr>
          <w:color w:val="434343"/>
          <w:sz w:val="21"/>
          <w:szCs w:val="21"/>
        </w:rPr>
      </w:pPr>
      <w:r w:rsidDel="00000000" w:rsidR="00000000" w:rsidRPr="00000000">
        <w:rPr>
          <w:color w:val="434343"/>
          <w:sz w:val="21"/>
          <w:szCs w:val="21"/>
          <w:rtl w:val="0"/>
        </w:rPr>
        <w:t xml:space="preserve">            &lt;/div&gt;</w:t>
      </w:r>
    </w:p>
    <w:p w:rsidR="00000000" w:rsidDel="00000000" w:rsidP="00000000" w:rsidRDefault="00000000" w:rsidRPr="00000000" w14:paraId="00000092">
      <w:pPr>
        <w:shd w:fill="ffffff" w:val="clear"/>
        <w:spacing w:after="160" w:lineRule="auto"/>
        <w:rPr>
          <w:color w:val="434343"/>
          <w:sz w:val="21"/>
          <w:szCs w:val="21"/>
        </w:rPr>
      </w:pPr>
      <w:r w:rsidDel="00000000" w:rsidR="00000000" w:rsidRPr="00000000">
        <w:rPr>
          <w:color w:val="434343"/>
          <w:sz w:val="21"/>
          <w:szCs w:val="21"/>
          <w:rtl w:val="0"/>
        </w:rPr>
        <w:t xml:space="preserve">             &lt;div class="table-cell"&gt;</w:t>
      </w:r>
    </w:p>
    <w:p w:rsidR="00000000" w:rsidDel="00000000" w:rsidP="00000000" w:rsidRDefault="00000000" w:rsidRPr="00000000" w14:paraId="00000093">
      <w:pPr>
        <w:shd w:fill="ffffff" w:val="clear"/>
        <w:spacing w:after="160" w:lineRule="auto"/>
        <w:rPr>
          <w:color w:val="434343"/>
          <w:sz w:val="21"/>
          <w:szCs w:val="21"/>
        </w:rPr>
      </w:pPr>
      <w:r w:rsidDel="00000000" w:rsidR="00000000" w:rsidRPr="00000000">
        <w:rPr>
          <w:color w:val="434343"/>
          <w:sz w:val="21"/>
          <w:szCs w:val="21"/>
          <w:rtl w:val="0"/>
        </w:rPr>
        <w:t xml:space="preserve">                &lt;p&gt;IOS&lt;/p&gt;</w:t>
      </w:r>
    </w:p>
    <w:p w:rsidR="00000000" w:rsidDel="00000000" w:rsidP="00000000" w:rsidRDefault="00000000" w:rsidRPr="00000000" w14:paraId="00000094">
      <w:pPr>
        <w:shd w:fill="ffffff" w:val="clear"/>
        <w:spacing w:after="160" w:lineRule="auto"/>
        <w:rPr>
          <w:color w:val="434343"/>
          <w:sz w:val="21"/>
          <w:szCs w:val="21"/>
        </w:rPr>
      </w:pPr>
      <w:r w:rsidDel="00000000" w:rsidR="00000000" w:rsidRPr="00000000">
        <w:rPr>
          <w:color w:val="434343"/>
          <w:sz w:val="21"/>
          <w:szCs w:val="21"/>
          <w:rtl w:val="0"/>
        </w:rPr>
        <w:t xml:space="preserve">            &lt;/div&gt;</w:t>
      </w:r>
    </w:p>
    <w:p w:rsidR="00000000" w:rsidDel="00000000" w:rsidP="00000000" w:rsidRDefault="00000000" w:rsidRPr="00000000" w14:paraId="00000095">
      <w:pPr>
        <w:shd w:fill="ffffff" w:val="clear"/>
        <w:spacing w:after="160" w:lineRule="auto"/>
        <w:rPr>
          <w:color w:val="434343"/>
          <w:sz w:val="21"/>
          <w:szCs w:val="21"/>
        </w:rPr>
      </w:pPr>
      <w:r w:rsidDel="00000000" w:rsidR="00000000" w:rsidRPr="00000000">
        <w:rPr>
          <w:color w:val="434343"/>
          <w:sz w:val="21"/>
          <w:szCs w:val="21"/>
          <w:rtl w:val="0"/>
        </w:rPr>
        <w:t xml:space="preserve">           &lt;/div&gt;</w:t>
      </w:r>
    </w:p>
    <w:p w:rsidR="00000000" w:rsidDel="00000000" w:rsidP="00000000" w:rsidRDefault="00000000" w:rsidRPr="00000000" w14:paraId="00000096">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097">
      <w:pPr>
        <w:shd w:fill="ffffff" w:val="clear"/>
        <w:spacing w:after="160" w:lineRule="auto"/>
        <w:rPr>
          <w:color w:val="434343"/>
          <w:sz w:val="21"/>
          <w:szCs w:val="21"/>
        </w:rPr>
      </w:pPr>
      <w:r w:rsidDel="00000000" w:rsidR="00000000" w:rsidRPr="00000000">
        <w:rPr>
          <w:color w:val="434343"/>
          <w:sz w:val="21"/>
          <w:szCs w:val="21"/>
          <w:rtl w:val="0"/>
        </w:rPr>
        <w:t xml:space="preserve">         &lt;div class="table-row"&gt;</w:t>
      </w:r>
    </w:p>
    <w:p w:rsidR="00000000" w:rsidDel="00000000" w:rsidP="00000000" w:rsidRDefault="00000000" w:rsidRPr="00000000" w14:paraId="00000098">
      <w:pPr>
        <w:shd w:fill="ffffff" w:val="clear"/>
        <w:spacing w:after="160" w:lineRule="auto"/>
        <w:rPr>
          <w:color w:val="434343"/>
          <w:sz w:val="21"/>
          <w:szCs w:val="21"/>
        </w:rPr>
      </w:pPr>
      <w:r w:rsidDel="00000000" w:rsidR="00000000" w:rsidRPr="00000000">
        <w:rPr>
          <w:color w:val="434343"/>
          <w:sz w:val="21"/>
          <w:szCs w:val="21"/>
          <w:rtl w:val="0"/>
        </w:rPr>
        <w:t xml:space="preserve">            &lt;div class="table-cell first-cell"&gt;</w:t>
      </w:r>
    </w:p>
    <w:p w:rsidR="00000000" w:rsidDel="00000000" w:rsidP="00000000" w:rsidRDefault="00000000" w:rsidRPr="00000000" w14:paraId="00000099">
      <w:pPr>
        <w:shd w:fill="ffffff" w:val="clear"/>
        <w:spacing w:after="160" w:lineRule="auto"/>
        <w:rPr>
          <w:color w:val="434343"/>
          <w:sz w:val="21"/>
          <w:szCs w:val="21"/>
        </w:rPr>
      </w:pPr>
      <w:r w:rsidDel="00000000" w:rsidR="00000000" w:rsidRPr="00000000">
        <w:rPr>
          <w:color w:val="434343"/>
          <w:sz w:val="21"/>
          <w:szCs w:val="21"/>
          <w:rtl w:val="0"/>
        </w:rPr>
        <w:t xml:space="preserve">                &lt;p&gt;101&lt;/p&gt;</w:t>
      </w:r>
    </w:p>
    <w:p w:rsidR="00000000" w:rsidDel="00000000" w:rsidP="00000000" w:rsidRDefault="00000000" w:rsidRPr="00000000" w14:paraId="0000009A">
      <w:pPr>
        <w:shd w:fill="ffffff" w:val="clear"/>
        <w:spacing w:after="160" w:lineRule="auto"/>
        <w:rPr>
          <w:color w:val="434343"/>
          <w:sz w:val="21"/>
          <w:szCs w:val="21"/>
        </w:rPr>
      </w:pPr>
      <w:r w:rsidDel="00000000" w:rsidR="00000000" w:rsidRPr="00000000">
        <w:rPr>
          <w:color w:val="434343"/>
          <w:sz w:val="21"/>
          <w:szCs w:val="21"/>
          <w:rtl w:val="0"/>
        </w:rPr>
        <w:t xml:space="preserve">            &lt;/div&gt;</w:t>
      </w:r>
    </w:p>
    <w:p w:rsidR="00000000" w:rsidDel="00000000" w:rsidP="00000000" w:rsidRDefault="00000000" w:rsidRPr="00000000" w14:paraId="0000009B">
      <w:pPr>
        <w:shd w:fill="ffffff" w:val="clear"/>
        <w:spacing w:after="160" w:lineRule="auto"/>
        <w:rPr>
          <w:color w:val="434343"/>
          <w:sz w:val="21"/>
          <w:szCs w:val="21"/>
        </w:rPr>
      </w:pPr>
      <w:r w:rsidDel="00000000" w:rsidR="00000000" w:rsidRPr="00000000">
        <w:rPr>
          <w:color w:val="434343"/>
          <w:sz w:val="21"/>
          <w:szCs w:val="21"/>
          <w:rtl w:val="0"/>
        </w:rPr>
        <w:t xml:space="preserve">            &lt;div class="table-cell "&gt;</w:t>
      </w:r>
    </w:p>
    <w:p w:rsidR="00000000" w:rsidDel="00000000" w:rsidP="00000000" w:rsidRDefault="00000000" w:rsidRPr="00000000" w14:paraId="0000009C">
      <w:pPr>
        <w:shd w:fill="ffffff" w:val="clear"/>
        <w:spacing w:after="160" w:lineRule="auto"/>
        <w:rPr>
          <w:color w:val="434343"/>
          <w:sz w:val="21"/>
          <w:szCs w:val="21"/>
        </w:rPr>
      </w:pPr>
      <w:r w:rsidDel="00000000" w:rsidR="00000000" w:rsidRPr="00000000">
        <w:rPr>
          <w:color w:val="434343"/>
          <w:sz w:val="21"/>
          <w:szCs w:val="21"/>
          <w:rtl w:val="0"/>
        </w:rPr>
        <w:t xml:space="preserve">                &lt;p&gt;Faizi&lt;/p&gt;</w:t>
      </w:r>
    </w:p>
    <w:p w:rsidR="00000000" w:rsidDel="00000000" w:rsidP="00000000" w:rsidRDefault="00000000" w:rsidRPr="00000000" w14:paraId="0000009D">
      <w:pPr>
        <w:shd w:fill="ffffff" w:val="clear"/>
        <w:spacing w:after="160" w:lineRule="auto"/>
        <w:rPr>
          <w:color w:val="434343"/>
          <w:sz w:val="21"/>
          <w:szCs w:val="21"/>
        </w:rPr>
      </w:pPr>
      <w:r w:rsidDel="00000000" w:rsidR="00000000" w:rsidRPr="00000000">
        <w:rPr>
          <w:color w:val="434343"/>
          <w:sz w:val="21"/>
          <w:szCs w:val="21"/>
          <w:rtl w:val="0"/>
        </w:rPr>
        <w:t xml:space="preserve">            &lt;/div&gt;</w:t>
      </w:r>
    </w:p>
    <w:p w:rsidR="00000000" w:rsidDel="00000000" w:rsidP="00000000" w:rsidRDefault="00000000" w:rsidRPr="00000000" w14:paraId="0000009E">
      <w:pPr>
        <w:shd w:fill="ffffff" w:val="clear"/>
        <w:spacing w:after="160" w:lineRule="auto"/>
        <w:rPr>
          <w:color w:val="434343"/>
          <w:sz w:val="21"/>
          <w:szCs w:val="21"/>
        </w:rPr>
      </w:pPr>
      <w:r w:rsidDel="00000000" w:rsidR="00000000" w:rsidRPr="00000000">
        <w:rPr>
          <w:color w:val="434343"/>
          <w:sz w:val="21"/>
          <w:szCs w:val="21"/>
          <w:rtl w:val="0"/>
        </w:rPr>
        <w:t xml:space="preserve">           &lt;div class="table-cell"&gt;</w:t>
      </w:r>
    </w:p>
    <w:p w:rsidR="00000000" w:rsidDel="00000000" w:rsidP="00000000" w:rsidRDefault="00000000" w:rsidRPr="00000000" w14:paraId="0000009F">
      <w:pPr>
        <w:shd w:fill="ffffff" w:val="clear"/>
        <w:spacing w:after="160" w:lineRule="auto"/>
        <w:rPr>
          <w:color w:val="434343"/>
          <w:sz w:val="21"/>
          <w:szCs w:val="21"/>
        </w:rPr>
      </w:pPr>
      <w:r w:rsidDel="00000000" w:rsidR="00000000" w:rsidRPr="00000000">
        <w:rPr>
          <w:color w:val="434343"/>
          <w:sz w:val="21"/>
          <w:szCs w:val="21"/>
          <w:rtl w:val="0"/>
        </w:rPr>
        <w:t xml:space="preserve">                &lt;p&gt;Trainee&lt;/p&gt;</w:t>
      </w:r>
    </w:p>
    <w:p w:rsidR="00000000" w:rsidDel="00000000" w:rsidP="00000000" w:rsidRDefault="00000000" w:rsidRPr="00000000" w14:paraId="000000A0">
      <w:pPr>
        <w:shd w:fill="ffffff" w:val="clear"/>
        <w:spacing w:after="160" w:lineRule="auto"/>
        <w:rPr>
          <w:color w:val="434343"/>
          <w:sz w:val="21"/>
          <w:szCs w:val="21"/>
        </w:rPr>
      </w:pPr>
      <w:r w:rsidDel="00000000" w:rsidR="00000000" w:rsidRPr="00000000">
        <w:rPr>
          <w:color w:val="434343"/>
          <w:sz w:val="21"/>
          <w:szCs w:val="21"/>
          <w:rtl w:val="0"/>
        </w:rPr>
        <w:t xml:space="preserve">            &lt;/div&gt;</w:t>
      </w:r>
    </w:p>
    <w:p w:rsidR="00000000" w:rsidDel="00000000" w:rsidP="00000000" w:rsidRDefault="00000000" w:rsidRPr="00000000" w14:paraId="000000A1">
      <w:pPr>
        <w:shd w:fill="ffffff" w:val="clear"/>
        <w:spacing w:after="160" w:lineRule="auto"/>
        <w:rPr>
          <w:color w:val="434343"/>
          <w:sz w:val="21"/>
          <w:szCs w:val="21"/>
        </w:rPr>
      </w:pPr>
      <w:r w:rsidDel="00000000" w:rsidR="00000000" w:rsidRPr="00000000">
        <w:rPr>
          <w:color w:val="434343"/>
          <w:sz w:val="21"/>
          <w:szCs w:val="21"/>
          <w:rtl w:val="0"/>
        </w:rPr>
        <w:t xml:space="preserve">             &lt;div class="table-cell"&gt;</w:t>
      </w:r>
    </w:p>
    <w:p w:rsidR="00000000" w:rsidDel="00000000" w:rsidP="00000000" w:rsidRDefault="00000000" w:rsidRPr="00000000" w14:paraId="000000A2">
      <w:pPr>
        <w:shd w:fill="ffffff" w:val="clear"/>
        <w:spacing w:after="160" w:lineRule="auto"/>
        <w:rPr>
          <w:color w:val="434343"/>
          <w:sz w:val="21"/>
          <w:szCs w:val="21"/>
        </w:rPr>
      </w:pPr>
      <w:r w:rsidDel="00000000" w:rsidR="00000000" w:rsidRPr="00000000">
        <w:rPr>
          <w:color w:val="434343"/>
          <w:sz w:val="21"/>
          <w:szCs w:val="21"/>
          <w:rtl w:val="0"/>
        </w:rPr>
        <w:t xml:space="preserve">                &lt;p&gt;Jvm&lt;/p&gt;</w:t>
      </w:r>
    </w:p>
    <w:p w:rsidR="00000000" w:rsidDel="00000000" w:rsidP="00000000" w:rsidRDefault="00000000" w:rsidRPr="00000000" w14:paraId="000000A3">
      <w:pPr>
        <w:shd w:fill="ffffff" w:val="clear"/>
        <w:spacing w:after="160" w:lineRule="auto"/>
        <w:rPr>
          <w:color w:val="434343"/>
          <w:sz w:val="21"/>
          <w:szCs w:val="21"/>
        </w:rPr>
      </w:pPr>
      <w:r w:rsidDel="00000000" w:rsidR="00000000" w:rsidRPr="00000000">
        <w:rPr>
          <w:color w:val="434343"/>
          <w:sz w:val="21"/>
          <w:szCs w:val="21"/>
          <w:rtl w:val="0"/>
        </w:rPr>
        <w:t xml:space="preserve">            &lt;/div&gt;</w:t>
      </w:r>
    </w:p>
    <w:p w:rsidR="00000000" w:rsidDel="00000000" w:rsidP="00000000" w:rsidRDefault="00000000" w:rsidRPr="00000000" w14:paraId="000000A4">
      <w:pPr>
        <w:shd w:fill="ffffff" w:val="clear"/>
        <w:spacing w:after="160" w:lineRule="auto"/>
        <w:rPr>
          <w:color w:val="434343"/>
          <w:sz w:val="21"/>
          <w:szCs w:val="21"/>
        </w:rPr>
      </w:pPr>
      <w:r w:rsidDel="00000000" w:rsidR="00000000" w:rsidRPr="00000000">
        <w:rPr>
          <w:color w:val="434343"/>
          <w:sz w:val="21"/>
          <w:szCs w:val="21"/>
          <w:rtl w:val="0"/>
        </w:rPr>
        <w:t xml:space="preserve">               &lt;/div&gt;</w:t>
      </w:r>
    </w:p>
    <w:p w:rsidR="00000000" w:rsidDel="00000000" w:rsidP="00000000" w:rsidRDefault="00000000" w:rsidRPr="00000000" w14:paraId="000000A5">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0A6">
      <w:pPr>
        <w:shd w:fill="ffffff" w:val="clear"/>
        <w:spacing w:after="160" w:lineRule="auto"/>
        <w:rPr>
          <w:color w:val="434343"/>
          <w:sz w:val="21"/>
          <w:szCs w:val="21"/>
        </w:rPr>
      </w:pPr>
      <w:r w:rsidDel="00000000" w:rsidR="00000000" w:rsidRPr="00000000">
        <w:rPr>
          <w:color w:val="434343"/>
          <w:sz w:val="21"/>
          <w:szCs w:val="21"/>
          <w:rtl w:val="0"/>
        </w:rPr>
        <w:t xml:space="preserve">         &lt;div class="table-row"&gt;</w:t>
      </w:r>
    </w:p>
    <w:p w:rsidR="00000000" w:rsidDel="00000000" w:rsidP="00000000" w:rsidRDefault="00000000" w:rsidRPr="00000000" w14:paraId="000000A7">
      <w:pPr>
        <w:shd w:fill="ffffff" w:val="clear"/>
        <w:spacing w:after="160" w:lineRule="auto"/>
        <w:rPr>
          <w:color w:val="434343"/>
          <w:sz w:val="21"/>
          <w:szCs w:val="21"/>
        </w:rPr>
      </w:pPr>
      <w:r w:rsidDel="00000000" w:rsidR="00000000" w:rsidRPr="00000000">
        <w:rPr>
          <w:color w:val="434343"/>
          <w:sz w:val="21"/>
          <w:szCs w:val="21"/>
          <w:rtl w:val="0"/>
        </w:rPr>
        <w:t xml:space="preserve">            &lt;div class="table-cell first-cell"&gt;</w:t>
      </w:r>
    </w:p>
    <w:p w:rsidR="00000000" w:rsidDel="00000000" w:rsidP="00000000" w:rsidRDefault="00000000" w:rsidRPr="00000000" w14:paraId="000000A8">
      <w:pPr>
        <w:shd w:fill="ffffff" w:val="clear"/>
        <w:spacing w:after="160" w:lineRule="auto"/>
        <w:rPr>
          <w:color w:val="434343"/>
          <w:sz w:val="21"/>
          <w:szCs w:val="21"/>
        </w:rPr>
      </w:pPr>
      <w:r w:rsidDel="00000000" w:rsidR="00000000" w:rsidRPr="00000000">
        <w:rPr>
          <w:color w:val="434343"/>
          <w:sz w:val="21"/>
          <w:szCs w:val="21"/>
          <w:rtl w:val="0"/>
        </w:rPr>
        <w:t xml:space="preserve">                &lt;p&gt;101&lt;/p&gt;</w:t>
      </w:r>
    </w:p>
    <w:p w:rsidR="00000000" w:rsidDel="00000000" w:rsidP="00000000" w:rsidRDefault="00000000" w:rsidRPr="00000000" w14:paraId="000000A9">
      <w:pPr>
        <w:shd w:fill="ffffff" w:val="clear"/>
        <w:spacing w:after="160" w:lineRule="auto"/>
        <w:rPr>
          <w:color w:val="434343"/>
          <w:sz w:val="21"/>
          <w:szCs w:val="21"/>
        </w:rPr>
      </w:pPr>
      <w:r w:rsidDel="00000000" w:rsidR="00000000" w:rsidRPr="00000000">
        <w:rPr>
          <w:color w:val="434343"/>
          <w:sz w:val="21"/>
          <w:szCs w:val="21"/>
          <w:rtl w:val="0"/>
        </w:rPr>
        <w:t xml:space="preserve">            &lt;/div&gt;</w:t>
      </w:r>
    </w:p>
    <w:p w:rsidR="00000000" w:rsidDel="00000000" w:rsidP="00000000" w:rsidRDefault="00000000" w:rsidRPr="00000000" w14:paraId="000000AA">
      <w:pPr>
        <w:shd w:fill="ffffff" w:val="clear"/>
        <w:spacing w:after="160" w:lineRule="auto"/>
        <w:rPr>
          <w:color w:val="434343"/>
          <w:sz w:val="21"/>
          <w:szCs w:val="21"/>
        </w:rPr>
      </w:pPr>
      <w:r w:rsidDel="00000000" w:rsidR="00000000" w:rsidRPr="00000000">
        <w:rPr>
          <w:color w:val="434343"/>
          <w:sz w:val="21"/>
          <w:szCs w:val="21"/>
          <w:rtl w:val="0"/>
        </w:rPr>
        <w:t xml:space="preserve">            &lt;div class="table-cell "&gt;</w:t>
      </w:r>
    </w:p>
    <w:p w:rsidR="00000000" w:rsidDel="00000000" w:rsidP="00000000" w:rsidRDefault="00000000" w:rsidRPr="00000000" w14:paraId="000000AB">
      <w:pPr>
        <w:shd w:fill="ffffff" w:val="clear"/>
        <w:spacing w:after="160" w:lineRule="auto"/>
        <w:rPr>
          <w:color w:val="434343"/>
          <w:sz w:val="21"/>
          <w:szCs w:val="21"/>
        </w:rPr>
      </w:pPr>
      <w:r w:rsidDel="00000000" w:rsidR="00000000" w:rsidRPr="00000000">
        <w:rPr>
          <w:color w:val="434343"/>
          <w:sz w:val="21"/>
          <w:szCs w:val="21"/>
          <w:rtl w:val="0"/>
        </w:rPr>
        <w:t xml:space="preserve">                &lt;p&gt;Himani&lt;/p&gt;</w:t>
      </w:r>
    </w:p>
    <w:p w:rsidR="00000000" w:rsidDel="00000000" w:rsidP="00000000" w:rsidRDefault="00000000" w:rsidRPr="00000000" w14:paraId="000000AC">
      <w:pPr>
        <w:shd w:fill="ffffff" w:val="clear"/>
        <w:spacing w:after="160" w:lineRule="auto"/>
        <w:rPr>
          <w:color w:val="434343"/>
          <w:sz w:val="21"/>
          <w:szCs w:val="21"/>
        </w:rPr>
      </w:pPr>
      <w:r w:rsidDel="00000000" w:rsidR="00000000" w:rsidRPr="00000000">
        <w:rPr>
          <w:color w:val="434343"/>
          <w:sz w:val="21"/>
          <w:szCs w:val="21"/>
          <w:rtl w:val="0"/>
        </w:rPr>
        <w:t xml:space="preserve">            &lt;/div&gt;</w:t>
      </w:r>
    </w:p>
    <w:p w:rsidR="00000000" w:rsidDel="00000000" w:rsidP="00000000" w:rsidRDefault="00000000" w:rsidRPr="00000000" w14:paraId="000000AD">
      <w:pPr>
        <w:shd w:fill="ffffff" w:val="clear"/>
        <w:spacing w:after="160" w:lineRule="auto"/>
        <w:rPr>
          <w:color w:val="434343"/>
          <w:sz w:val="21"/>
          <w:szCs w:val="21"/>
        </w:rPr>
      </w:pPr>
      <w:r w:rsidDel="00000000" w:rsidR="00000000" w:rsidRPr="00000000">
        <w:rPr>
          <w:color w:val="434343"/>
          <w:sz w:val="21"/>
          <w:szCs w:val="21"/>
          <w:rtl w:val="0"/>
        </w:rPr>
        <w:t xml:space="preserve">           &lt;div class="table-cell"&gt;</w:t>
      </w:r>
    </w:p>
    <w:p w:rsidR="00000000" w:rsidDel="00000000" w:rsidP="00000000" w:rsidRDefault="00000000" w:rsidRPr="00000000" w14:paraId="000000AE">
      <w:pPr>
        <w:shd w:fill="ffffff" w:val="clear"/>
        <w:spacing w:after="160" w:lineRule="auto"/>
        <w:rPr>
          <w:color w:val="434343"/>
          <w:sz w:val="21"/>
          <w:szCs w:val="21"/>
        </w:rPr>
      </w:pPr>
      <w:r w:rsidDel="00000000" w:rsidR="00000000" w:rsidRPr="00000000">
        <w:rPr>
          <w:color w:val="434343"/>
          <w:sz w:val="21"/>
          <w:szCs w:val="21"/>
          <w:rtl w:val="0"/>
        </w:rPr>
        <w:t xml:space="preserve">                &lt;p&gt;Trainee&lt;/p&gt;</w:t>
      </w:r>
    </w:p>
    <w:p w:rsidR="00000000" w:rsidDel="00000000" w:rsidP="00000000" w:rsidRDefault="00000000" w:rsidRPr="00000000" w14:paraId="000000AF">
      <w:pPr>
        <w:shd w:fill="ffffff" w:val="clear"/>
        <w:spacing w:after="160" w:lineRule="auto"/>
        <w:rPr>
          <w:color w:val="434343"/>
          <w:sz w:val="21"/>
          <w:szCs w:val="21"/>
        </w:rPr>
      </w:pPr>
      <w:r w:rsidDel="00000000" w:rsidR="00000000" w:rsidRPr="00000000">
        <w:rPr>
          <w:color w:val="434343"/>
          <w:sz w:val="21"/>
          <w:szCs w:val="21"/>
          <w:rtl w:val="0"/>
        </w:rPr>
        <w:t xml:space="preserve">            &lt;/div&gt;</w:t>
      </w:r>
    </w:p>
    <w:p w:rsidR="00000000" w:rsidDel="00000000" w:rsidP="00000000" w:rsidRDefault="00000000" w:rsidRPr="00000000" w14:paraId="000000B0">
      <w:pPr>
        <w:shd w:fill="ffffff" w:val="clear"/>
        <w:spacing w:after="160" w:lineRule="auto"/>
        <w:rPr>
          <w:color w:val="434343"/>
          <w:sz w:val="21"/>
          <w:szCs w:val="21"/>
        </w:rPr>
      </w:pPr>
      <w:r w:rsidDel="00000000" w:rsidR="00000000" w:rsidRPr="00000000">
        <w:rPr>
          <w:color w:val="434343"/>
          <w:sz w:val="21"/>
          <w:szCs w:val="21"/>
          <w:rtl w:val="0"/>
        </w:rPr>
        <w:t xml:space="preserve">             &lt;div class="table-cell"&gt;</w:t>
      </w:r>
    </w:p>
    <w:p w:rsidR="00000000" w:rsidDel="00000000" w:rsidP="00000000" w:rsidRDefault="00000000" w:rsidRPr="00000000" w14:paraId="000000B1">
      <w:pPr>
        <w:shd w:fill="ffffff" w:val="clear"/>
        <w:spacing w:after="160" w:lineRule="auto"/>
        <w:rPr>
          <w:color w:val="434343"/>
          <w:sz w:val="21"/>
          <w:szCs w:val="21"/>
        </w:rPr>
      </w:pPr>
      <w:r w:rsidDel="00000000" w:rsidR="00000000" w:rsidRPr="00000000">
        <w:rPr>
          <w:color w:val="434343"/>
          <w:sz w:val="21"/>
          <w:szCs w:val="21"/>
          <w:rtl w:val="0"/>
        </w:rPr>
        <w:t xml:space="preserve">                &lt;p&gt;MEAN&lt;/p&gt;</w:t>
      </w:r>
    </w:p>
    <w:p w:rsidR="00000000" w:rsidDel="00000000" w:rsidP="00000000" w:rsidRDefault="00000000" w:rsidRPr="00000000" w14:paraId="000000B2">
      <w:pPr>
        <w:shd w:fill="ffffff" w:val="clear"/>
        <w:spacing w:after="160" w:lineRule="auto"/>
        <w:rPr>
          <w:color w:val="434343"/>
          <w:sz w:val="21"/>
          <w:szCs w:val="21"/>
        </w:rPr>
      </w:pPr>
      <w:r w:rsidDel="00000000" w:rsidR="00000000" w:rsidRPr="00000000">
        <w:rPr>
          <w:color w:val="434343"/>
          <w:sz w:val="21"/>
          <w:szCs w:val="21"/>
          <w:rtl w:val="0"/>
        </w:rPr>
        <w:t xml:space="preserve">            &lt;/div&gt;</w:t>
      </w:r>
    </w:p>
    <w:p w:rsidR="00000000" w:rsidDel="00000000" w:rsidP="00000000" w:rsidRDefault="00000000" w:rsidRPr="00000000" w14:paraId="000000B3">
      <w:pPr>
        <w:shd w:fill="ffffff" w:val="clear"/>
        <w:spacing w:after="160" w:lineRule="auto"/>
        <w:rPr>
          <w:color w:val="434343"/>
          <w:sz w:val="21"/>
          <w:szCs w:val="21"/>
        </w:rPr>
      </w:pPr>
      <w:r w:rsidDel="00000000" w:rsidR="00000000" w:rsidRPr="00000000">
        <w:rPr>
          <w:color w:val="434343"/>
          <w:sz w:val="21"/>
          <w:szCs w:val="21"/>
          <w:rtl w:val="0"/>
        </w:rPr>
        <w:t xml:space="preserve">            &lt;/div&gt;   &lt;div class="table-row"&gt;</w:t>
      </w:r>
    </w:p>
    <w:p w:rsidR="00000000" w:rsidDel="00000000" w:rsidP="00000000" w:rsidRDefault="00000000" w:rsidRPr="00000000" w14:paraId="000000B4">
      <w:pPr>
        <w:shd w:fill="ffffff" w:val="clear"/>
        <w:spacing w:after="160" w:lineRule="auto"/>
        <w:rPr>
          <w:color w:val="434343"/>
          <w:sz w:val="21"/>
          <w:szCs w:val="21"/>
        </w:rPr>
      </w:pPr>
      <w:r w:rsidDel="00000000" w:rsidR="00000000" w:rsidRPr="00000000">
        <w:rPr>
          <w:color w:val="434343"/>
          <w:sz w:val="21"/>
          <w:szCs w:val="21"/>
          <w:rtl w:val="0"/>
        </w:rPr>
        <w:t xml:space="preserve">            &lt;div class="table-cell first-cell"&gt;</w:t>
      </w:r>
    </w:p>
    <w:p w:rsidR="00000000" w:rsidDel="00000000" w:rsidP="00000000" w:rsidRDefault="00000000" w:rsidRPr="00000000" w14:paraId="000000B5">
      <w:pPr>
        <w:shd w:fill="ffffff" w:val="clear"/>
        <w:spacing w:after="160" w:lineRule="auto"/>
        <w:rPr>
          <w:color w:val="434343"/>
          <w:sz w:val="21"/>
          <w:szCs w:val="21"/>
        </w:rPr>
      </w:pPr>
      <w:r w:rsidDel="00000000" w:rsidR="00000000" w:rsidRPr="00000000">
        <w:rPr>
          <w:color w:val="434343"/>
          <w:sz w:val="21"/>
          <w:szCs w:val="21"/>
          <w:rtl w:val="0"/>
        </w:rPr>
        <w:t xml:space="preserve">                &lt;p&gt;101&lt;/p&gt;</w:t>
      </w:r>
    </w:p>
    <w:p w:rsidR="00000000" w:rsidDel="00000000" w:rsidP="00000000" w:rsidRDefault="00000000" w:rsidRPr="00000000" w14:paraId="000000B6">
      <w:pPr>
        <w:shd w:fill="ffffff" w:val="clear"/>
        <w:spacing w:after="160" w:lineRule="auto"/>
        <w:rPr>
          <w:color w:val="434343"/>
          <w:sz w:val="21"/>
          <w:szCs w:val="21"/>
        </w:rPr>
      </w:pPr>
      <w:r w:rsidDel="00000000" w:rsidR="00000000" w:rsidRPr="00000000">
        <w:rPr>
          <w:color w:val="434343"/>
          <w:sz w:val="21"/>
          <w:szCs w:val="21"/>
          <w:rtl w:val="0"/>
        </w:rPr>
        <w:t xml:space="preserve">            &lt;/div&gt;</w:t>
      </w:r>
    </w:p>
    <w:p w:rsidR="00000000" w:rsidDel="00000000" w:rsidP="00000000" w:rsidRDefault="00000000" w:rsidRPr="00000000" w14:paraId="000000B7">
      <w:pPr>
        <w:shd w:fill="ffffff" w:val="clear"/>
        <w:spacing w:after="160" w:lineRule="auto"/>
        <w:rPr>
          <w:color w:val="434343"/>
          <w:sz w:val="21"/>
          <w:szCs w:val="21"/>
        </w:rPr>
      </w:pPr>
      <w:r w:rsidDel="00000000" w:rsidR="00000000" w:rsidRPr="00000000">
        <w:rPr>
          <w:color w:val="434343"/>
          <w:sz w:val="21"/>
          <w:szCs w:val="21"/>
          <w:rtl w:val="0"/>
        </w:rPr>
        <w:t xml:space="preserve">            &lt;div class="table-cell "&gt;</w:t>
      </w:r>
    </w:p>
    <w:p w:rsidR="00000000" w:rsidDel="00000000" w:rsidP="00000000" w:rsidRDefault="00000000" w:rsidRPr="00000000" w14:paraId="000000B8">
      <w:pPr>
        <w:shd w:fill="ffffff" w:val="clear"/>
        <w:spacing w:after="160" w:lineRule="auto"/>
        <w:rPr>
          <w:color w:val="434343"/>
          <w:sz w:val="21"/>
          <w:szCs w:val="21"/>
        </w:rPr>
      </w:pPr>
      <w:r w:rsidDel="00000000" w:rsidR="00000000" w:rsidRPr="00000000">
        <w:rPr>
          <w:color w:val="434343"/>
          <w:sz w:val="21"/>
          <w:szCs w:val="21"/>
          <w:rtl w:val="0"/>
        </w:rPr>
        <w:t xml:space="preserve">                &lt;p&gt;Shivani&lt;/p&gt;</w:t>
      </w:r>
    </w:p>
    <w:p w:rsidR="00000000" w:rsidDel="00000000" w:rsidP="00000000" w:rsidRDefault="00000000" w:rsidRPr="00000000" w14:paraId="000000B9">
      <w:pPr>
        <w:shd w:fill="ffffff" w:val="clear"/>
        <w:spacing w:after="160" w:lineRule="auto"/>
        <w:rPr>
          <w:color w:val="434343"/>
          <w:sz w:val="21"/>
          <w:szCs w:val="21"/>
        </w:rPr>
      </w:pPr>
      <w:r w:rsidDel="00000000" w:rsidR="00000000" w:rsidRPr="00000000">
        <w:rPr>
          <w:color w:val="434343"/>
          <w:sz w:val="21"/>
          <w:szCs w:val="21"/>
          <w:rtl w:val="0"/>
        </w:rPr>
        <w:t xml:space="preserve">            &lt;/div&gt;</w:t>
      </w:r>
    </w:p>
    <w:p w:rsidR="00000000" w:rsidDel="00000000" w:rsidP="00000000" w:rsidRDefault="00000000" w:rsidRPr="00000000" w14:paraId="000000BA">
      <w:pPr>
        <w:shd w:fill="ffffff" w:val="clear"/>
        <w:spacing w:after="160" w:lineRule="auto"/>
        <w:rPr>
          <w:color w:val="434343"/>
          <w:sz w:val="21"/>
          <w:szCs w:val="21"/>
        </w:rPr>
      </w:pPr>
      <w:r w:rsidDel="00000000" w:rsidR="00000000" w:rsidRPr="00000000">
        <w:rPr>
          <w:color w:val="434343"/>
          <w:sz w:val="21"/>
          <w:szCs w:val="21"/>
          <w:rtl w:val="0"/>
        </w:rPr>
        <w:t xml:space="preserve">           &lt;div class="table-cell"&gt;</w:t>
      </w:r>
    </w:p>
    <w:p w:rsidR="00000000" w:rsidDel="00000000" w:rsidP="00000000" w:rsidRDefault="00000000" w:rsidRPr="00000000" w14:paraId="000000BB">
      <w:pPr>
        <w:shd w:fill="ffffff" w:val="clear"/>
        <w:spacing w:after="160" w:lineRule="auto"/>
        <w:rPr>
          <w:color w:val="434343"/>
          <w:sz w:val="21"/>
          <w:szCs w:val="21"/>
        </w:rPr>
      </w:pPr>
      <w:r w:rsidDel="00000000" w:rsidR="00000000" w:rsidRPr="00000000">
        <w:rPr>
          <w:color w:val="434343"/>
          <w:sz w:val="21"/>
          <w:szCs w:val="21"/>
          <w:rtl w:val="0"/>
        </w:rPr>
        <w:t xml:space="preserve">                &lt;p&gt;Trainee&lt;/p&gt;</w:t>
      </w:r>
    </w:p>
    <w:p w:rsidR="00000000" w:rsidDel="00000000" w:rsidP="00000000" w:rsidRDefault="00000000" w:rsidRPr="00000000" w14:paraId="000000BC">
      <w:pPr>
        <w:shd w:fill="ffffff" w:val="clear"/>
        <w:spacing w:after="160" w:lineRule="auto"/>
        <w:rPr>
          <w:color w:val="434343"/>
          <w:sz w:val="21"/>
          <w:szCs w:val="21"/>
        </w:rPr>
      </w:pPr>
      <w:r w:rsidDel="00000000" w:rsidR="00000000" w:rsidRPr="00000000">
        <w:rPr>
          <w:color w:val="434343"/>
          <w:sz w:val="21"/>
          <w:szCs w:val="21"/>
          <w:rtl w:val="0"/>
        </w:rPr>
        <w:t xml:space="preserve">            &lt;/div&gt;</w:t>
      </w:r>
    </w:p>
    <w:p w:rsidR="00000000" w:rsidDel="00000000" w:rsidP="00000000" w:rsidRDefault="00000000" w:rsidRPr="00000000" w14:paraId="000000BD">
      <w:pPr>
        <w:shd w:fill="ffffff" w:val="clear"/>
        <w:spacing w:after="160" w:lineRule="auto"/>
        <w:rPr>
          <w:color w:val="434343"/>
          <w:sz w:val="21"/>
          <w:szCs w:val="21"/>
        </w:rPr>
      </w:pPr>
      <w:r w:rsidDel="00000000" w:rsidR="00000000" w:rsidRPr="00000000">
        <w:rPr>
          <w:color w:val="434343"/>
          <w:sz w:val="21"/>
          <w:szCs w:val="21"/>
          <w:rtl w:val="0"/>
        </w:rPr>
        <w:t xml:space="preserve">             &lt;div class="table-cell"&gt;</w:t>
      </w:r>
    </w:p>
    <w:p w:rsidR="00000000" w:rsidDel="00000000" w:rsidP="00000000" w:rsidRDefault="00000000" w:rsidRPr="00000000" w14:paraId="000000BE">
      <w:pPr>
        <w:shd w:fill="ffffff" w:val="clear"/>
        <w:spacing w:after="160" w:lineRule="auto"/>
        <w:rPr>
          <w:color w:val="434343"/>
          <w:sz w:val="21"/>
          <w:szCs w:val="21"/>
        </w:rPr>
      </w:pPr>
      <w:r w:rsidDel="00000000" w:rsidR="00000000" w:rsidRPr="00000000">
        <w:rPr>
          <w:color w:val="434343"/>
          <w:sz w:val="21"/>
          <w:szCs w:val="21"/>
          <w:rtl w:val="0"/>
        </w:rPr>
        <w:t xml:space="preserve">                &lt;p&gt;FEEN&lt;/p&gt;</w:t>
      </w:r>
    </w:p>
    <w:p w:rsidR="00000000" w:rsidDel="00000000" w:rsidP="00000000" w:rsidRDefault="00000000" w:rsidRPr="00000000" w14:paraId="000000BF">
      <w:pPr>
        <w:shd w:fill="ffffff" w:val="clear"/>
        <w:spacing w:after="160" w:lineRule="auto"/>
        <w:rPr>
          <w:color w:val="434343"/>
          <w:sz w:val="21"/>
          <w:szCs w:val="21"/>
        </w:rPr>
      </w:pPr>
      <w:r w:rsidDel="00000000" w:rsidR="00000000" w:rsidRPr="00000000">
        <w:rPr>
          <w:color w:val="434343"/>
          <w:sz w:val="21"/>
          <w:szCs w:val="21"/>
          <w:rtl w:val="0"/>
        </w:rPr>
        <w:t xml:space="preserve">            &lt;/div&gt;</w:t>
      </w:r>
    </w:p>
    <w:p w:rsidR="00000000" w:rsidDel="00000000" w:rsidP="00000000" w:rsidRDefault="00000000" w:rsidRPr="00000000" w14:paraId="000000C0">
      <w:pPr>
        <w:shd w:fill="ffffff" w:val="clear"/>
        <w:spacing w:after="160" w:lineRule="auto"/>
        <w:rPr>
          <w:color w:val="434343"/>
          <w:sz w:val="21"/>
          <w:szCs w:val="21"/>
        </w:rPr>
      </w:pPr>
      <w:r w:rsidDel="00000000" w:rsidR="00000000" w:rsidRPr="00000000">
        <w:rPr>
          <w:color w:val="434343"/>
          <w:sz w:val="21"/>
          <w:szCs w:val="21"/>
          <w:rtl w:val="0"/>
        </w:rPr>
        <w:t xml:space="preserve">       &lt;/div&gt;&lt;/div&gt;   </w:t>
      </w:r>
    </w:p>
    <w:p w:rsidR="00000000" w:rsidDel="00000000" w:rsidP="00000000" w:rsidRDefault="00000000" w:rsidRPr="00000000" w14:paraId="000000C1">
      <w:pPr>
        <w:shd w:fill="ffffff" w:val="clear"/>
        <w:spacing w:after="160" w:lineRule="auto"/>
        <w:rPr>
          <w:color w:val="434343"/>
          <w:sz w:val="21"/>
          <w:szCs w:val="21"/>
        </w:rPr>
      </w:pPr>
      <w:r w:rsidDel="00000000" w:rsidR="00000000" w:rsidRPr="00000000">
        <w:rPr>
          <w:color w:val="434343"/>
          <w:sz w:val="21"/>
          <w:szCs w:val="21"/>
          <w:rtl w:val="0"/>
        </w:rPr>
        <w:t xml:space="preserve">&lt;/body&gt;</w:t>
      </w:r>
    </w:p>
    <w:p w:rsidR="00000000" w:rsidDel="00000000" w:rsidP="00000000" w:rsidRDefault="00000000" w:rsidRPr="00000000" w14:paraId="000000C2">
      <w:pPr>
        <w:shd w:fill="ffffff" w:val="clear"/>
        <w:spacing w:after="160" w:lineRule="auto"/>
        <w:rPr>
          <w:color w:val="434343"/>
          <w:sz w:val="21"/>
          <w:szCs w:val="21"/>
        </w:rPr>
      </w:pPr>
      <w:r w:rsidDel="00000000" w:rsidR="00000000" w:rsidRPr="00000000">
        <w:rPr>
          <w:color w:val="434343"/>
          <w:sz w:val="21"/>
          <w:szCs w:val="21"/>
          <w:rtl w:val="0"/>
        </w:rPr>
        <w:t xml:space="preserve">&lt;/html&gt;</w:t>
      </w:r>
    </w:p>
    <w:p w:rsidR="00000000" w:rsidDel="00000000" w:rsidP="00000000" w:rsidRDefault="00000000" w:rsidRPr="00000000" w14:paraId="000000C3">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0C4">
      <w:pPr>
        <w:shd w:fill="ffffff" w:val="clear"/>
        <w:spacing w:after="160" w:lineRule="auto"/>
        <w:rPr>
          <w:color w:val="434343"/>
          <w:sz w:val="21"/>
          <w:szCs w:val="21"/>
        </w:rPr>
      </w:pPr>
      <w:r w:rsidDel="00000000" w:rsidR="00000000" w:rsidRPr="00000000">
        <w:rPr>
          <w:color w:val="434343"/>
          <w:sz w:val="21"/>
          <w:szCs w:val="21"/>
          <w:rtl w:val="0"/>
        </w:rPr>
        <w:t xml:space="preserve">Table.css</w:t>
      </w:r>
    </w:p>
    <w:p w:rsidR="00000000" w:rsidDel="00000000" w:rsidP="00000000" w:rsidRDefault="00000000" w:rsidRPr="00000000" w14:paraId="000000C5">
      <w:pPr>
        <w:shd w:fill="ffffff" w:val="clear"/>
        <w:spacing w:after="160" w:lineRule="auto"/>
        <w:rPr>
          <w:color w:val="434343"/>
          <w:sz w:val="21"/>
          <w:szCs w:val="21"/>
        </w:rPr>
      </w:pPr>
      <w:r w:rsidDel="00000000" w:rsidR="00000000" w:rsidRPr="00000000">
        <w:rPr>
          <w:color w:val="434343"/>
          <w:sz w:val="21"/>
          <w:szCs w:val="21"/>
          <w:rtl w:val="0"/>
        </w:rPr>
        <w:t xml:space="preserve">*{</w:t>
      </w:r>
    </w:p>
    <w:p w:rsidR="00000000" w:rsidDel="00000000" w:rsidP="00000000" w:rsidRDefault="00000000" w:rsidRPr="00000000" w14:paraId="000000C6">
      <w:pPr>
        <w:shd w:fill="ffffff" w:val="clear"/>
        <w:spacing w:after="160" w:lineRule="auto"/>
        <w:rPr>
          <w:color w:val="434343"/>
          <w:sz w:val="21"/>
          <w:szCs w:val="21"/>
        </w:rPr>
      </w:pPr>
      <w:r w:rsidDel="00000000" w:rsidR="00000000" w:rsidRPr="00000000">
        <w:rPr>
          <w:color w:val="434343"/>
          <w:sz w:val="21"/>
          <w:szCs w:val="21"/>
          <w:rtl w:val="0"/>
        </w:rPr>
        <w:t xml:space="preserve">    margin: 0;</w:t>
      </w:r>
    </w:p>
    <w:p w:rsidR="00000000" w:rsidDel="00000000" w:rsidP="00000000" w:rsidRDefault="00000000" w:rsidRPr="00000000" w14:paraId="000000C7">
      <w:pPr>
        <w:shd w:fill="ffffff" w:val="clear"/>
        <w:spacing w:after="160" w:lineRule="auto"/>
        <w:rPr>
          <w:color w:val="434343"/>
          <w:sz w:val="21"/>
          <w:szCs w:val="21"/>
        </w:rPr>
      </w:pPr>
      <w:r w:rsidDel="00000000" w:rsidR="00000000" w:rsidRPr="00000000">
        <w:rPr>
          <w:color w:val="434343"/>
          <w:sz w:val="21"/>
          <w:szCs w:val="21"/>
          <w:rtl w:val="0"/>
        </w:rPr>
        <w:t xml:space="preserve">    padding: 0;</w:t>
      </w:r>
    </w:p>
    <w:p w:rsidR="00000000" w:rsidDel="00000000" w:rsidP="00000000" w:rsidRDefault="00000000" w:rsidRPr="00000000" w14:paraId="000000C8">
      <w:pPr>
        <w:shd w:fill="ffffff" w:val="clear"/>
        <w:spacing w:after="160" w:lineRule="auto"/>
        <w:rPr>
          <w:color w:val="434343"/>
          <w:sz w:val="21"/>
          <w:szCs w:val="21"/>
        </w:rPr>
      </w:pPr>
      <w:r w:rsidDel="00000000" w:rsidR="00000000" w:rsidRPr="00000000">
        <w:rPr>
          <w:color w:val="434343"/>
          <w:sz w:val="21"/>
          <w:szCs w:val="21"/>
          <w:rtl w:val="0"/>
        </w:rPr>
        <w:t xml:space="preserve">}</w:t>
      </w:r>
    </w:p>
    <w:p w:rsidR="00000000" w:rsidDel="00000000" w:rsidP="00000000" w:rsidRDefault="00000000" w:rsidRPr="00000000" w14:paraId="000000C9">
      <w:pPr>
        <w:shd w:fill="ffffff" w:val="clear"/>
        <w:spacing w:after="160" w:lineRule="auto"/>
        <w:rPr>
          <w:color w:val="434343"/>
          <w:sz w:val="21"/>
          <w:szCs w:val="21"/>
        </w:rPr>
      </w:pPr>
      <w:r w:rsidDel="00000000" w:rsidR="00000000" w:rsidRPr="00000000">
        <w:rPr>
          <w:color w:val="434343"/>
          <w:sz w:val="21"/>
          <w:szCs w:val="21"/>
          <w:rtl w:val="0"/>
        </w:rPr>
        <w:t xml:space="preserve">.table-box</w:t>
      </w:r>
    </w:p>
    <w:p w:rsidR="00000000" w:rsidDel="00000000" w:rsidP="00000000" w:rsidRDefault="00000000" w:rsidRPr="00000000" w14:paraId="000000CA">
      <w:pPr>
        <w:shd w:fill="ffffff" w:val="clear"/>
        <w:spacing w:after="160" w:lineRule="auto"/>
        <w:rPr>
          <w:color w:val="434343"/>
          <w:sz w:val="21"/>
          <w:szCs w:val="21"/>
        </w:rPr>
      </w:pPr>
      <w:r w:rsidDel="00000000" w:rsidR="00000000" w:rsidRPr="00000000">
        <w:rPr>
          <w:color w:val="434343"/>
          <w:sz w:val="21"/>
          <w:szCs w:val="21"/>
          <w:rtl w:val="0"/>
        </w:rPr>
        <w:t xml:space="preserve">{</w:t>
      </w:r>
    </w:p>
    <w:p w:rsidR="00000000" w:rsidDel="00000000" w:rsidP="00000000" w:rsidRDefault="00000000" w:rsidRPr="00000000" w14:paraId="000000CB">
      <w:pPr>
        <w:shd w:fill="ffffff" w:val="clear"/>
        <w:spacing w:after="160" w:lineRule="auto"/>
        <w:rPr>
          <w:color w:val="434343"/>
          <w:sz w:val="21"/>
          <w:szCs w:val="21"/>
        </w:rPr>
      </w:pPr>
      <w:r w:rsidDel="00000000" w:rsidR="00000000" w:rsidRPr="00000000">
        <w:rPr>
          <w:color w:val="434343"/>
          <w:sz w:val="21"/>
          <w:szCs w:val="21"/>
          <w:rtl w:val="0"/>
        </w:rPr>
        <w:t xml:space="preserve">    margin: 50px auto;</w:t>
      </w:r>
    </w:p>
    <w:p w:rsidR="00000000" w:rsidDel="00000000" w:rsidP="00000000" w:rsidRDefault="00000000" w:rsidRPr="00000000" w14:paraId="000000CC">
      <w:pPr>
        <w:shd w:fill="ffffff" w:val="clear"/>
        <w:spacing w:after="160" w:lineRule="auto"/>
        <w:rPr>
          <w:color w:val="434343"/>
          <w:sz w:val="21"/>
          <w:szCs w:val="21"/>
        </w:rPr>
      </w:pPr>
      <w:r w:rsidDel="00000000" w:rsidR="00000000" w:rsidRPr="00000000">
        <w:rPr>
          <w:color w:val="434343"/>
          <w:sz w:val="21"/>
          <w:szCs w:val="21"/>
          <w:rtl w:val="0"/>
        </w:rPr>
        <w:t xml:space="preserve">}</w:t>
      </w:r>
    </w:p>
    <w:p w:rsidR="00000000" w:rsidDel="00000000" w:rsidP="00000000" w:rsidRDefault="00000000" w:rsidRPr="00000000" w14:paraId="000000CD">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0CE">
      <w:pPr>
        <w:shd w:fill="ffffff" w:val="clear"/>
        <w:spacing w:after="160" w:lineRule="auto"/>
        <w:rPr>
          <w:color w:val="434343"/>
          <w:sz w:val="21"/>
          <w:szCs w:val="21"/>
        </w:rPr>
      </w:pPr>
      <w:r w:rsidDel="00000000" w:rsidR="00000000" w:rsidRPr="00000000">
        <w:rPr>
          <w:color w:val="434343"/>
          <w:sz w:val="21"/>
          <w:szCs w:val="21"/>
          <w:rtl w:val="0"/>
        </w:rPr>
        <w:t xml:space="preserve">.table-row{</w:t>
      </w:r>
    </w:p>
    <w:p w:rsidR="00000000" w:rsidDel="00000000" w:rsidP="00000000" w:rsidRDefault="00000000" w:rsidRPr="00000000" w14:paraId="000000CF">
      <w:pPr>
        <w:shd w:fill="ffffff" w:val="clear"/>
        <w:spacing w:after="160" w:lineRule="auto"/>
        <w:rPr>
          <w:color w:val="434343"/>
          <w:sz w:val="21"/>
          <w:szCs w:val="21"/>
        </w:rPr>
      </w:pPr>
      <w:r w:rsidDel="00000000" w:rsidR="00000000" w:rsidRPr="00000000">
        <w:rPr>
          <w:color w:val="434343"/>
          <w:sz w:val="21"/>
          <w:szCs w:val="21"/>
          <w:rtl w:val="0"/>
        </w:rPr>
        <w:t xml:space="preserve">    display: table;</w:t>
      </w:r>
    </w:p>
    <w:p w:rsidR="00000000" w:rsidDel="00000000" w:rsidP="00000000" w:rsidRDefault="00000000" w:rsidRPr="00000000" w14:paraId="000000D0">
      <w:pPr>
        <w:shd w:fill="ffffff" w:val="clear"/>
        <w:spacing w:after="160" w:lineRule="auto"/>
        <w:rPr>
          <w:color w:val="434343"/>
          <w:sz w:val="21"/>
          <w:szCs w:val="21"/>
        </w:rPr>
      </w:pPr>
      <w:r w:rsidDel="00000000" w:rsidR="00000000" w:rsidRPr="00000000">
        <w:rPr>
          <w:color w:val="434343"/>
          <w:sz w:val="21"/>
          <w:szCs w:val="21"/>
          <w:rtl w:val="0"/>
        </w:rPr>
        <w:t xml:space="preserve">    width: 80%;</w:t>
      </w:r>
    </w:p>
    <w:p w:rsidR="00000000" w:rsidDel="00000000" w:rsidP="00000000" w:rsidRDefault="00000000" w:rsidRPr="00000000" w14:paraId="000000D1">
      <w:pPr>
        <w:shd w:fill="ffffff" w:val="clear"/>
        <w:spacing w:after="160" w:lineRule="auto"/>
        <w:rPr>
          <w:color w:val="434343"/>
          <w:sz w:val="21"/>
          <w:szCs w:val="21"/>
        </w:rPr>
      </w:pPr>
      <w:r w:rsidDel="00000000" w:rsidR="00000000" w:rsidRPr="00000000">
        <w:rPr>
          <w:color w:val="434343"/>
          <w:sz w:val="21"/>
          <w:szCs w:val="21"/>
          <w:rtl w:val="0"/>
        </w:rPr>
        <w:t xml:space="preserve">    margin: 10px auto;</w:t>
      </w:r>
    </w:p>
    <w:p w:rsidR="00000000" w:rsidDel="00000000" w:rsidP="00000000" w:rsidRDefault="00000000" w:rsidRPr="00000000" w14:paraId="000000D2">
      <w:pPr>
        <w:shd w:fill="ffffff" w:val="clear"/>
        <w:spacing w:after="160" w:lineRule="auto"/>
        <w:rPr>
          <w:color w:val="434343"/>
          <w:sz w:val="21"/>
          <w:szCs w:val="21"/>
        </w:rPr>
      </w:pPr>
      <w:r w:rsidDel="00000000" w:rsidR="00000000" w:rsidRPr="00000000">
        <w:rPr>
          <w:color w:val="434343"/>
          <w:sz w:val="21"/>
          <w:szCs w:val="21"/>
          <w:rtl w:val="0"/>
        </w:rPr>
        <w:t xml:space="preserve">    font-family: sans-serif;</w:t>
      </w:r>
    </w:p>
    <w:p w:rsidR="00000000" w:rsidDel="00000000" w:rsidP="00000000" w:rsidRDefault="00000000" w:rsidRPr="00000000" w14:paraId="000000D3">
      <w:pPr>
        <w:shd w:fill="ffffff" w:val="clear"/>
        <w:spacing w:after="160" w:lineRule="auto"/>
        <w:rPr>
          <w:color w:val="434343"/>
          <w:sz w:val="21"/>
          <w:szCs w:val="21"/>
        </w:rPr>
      </w:pPr>
      <w:r w:rsidDel="00000000" w:rsidR="00000000" w:rsidRPr="00000000">
        <w:rPr>
          <w:color w:val="434343"/>
          <w:sz w:val="21"/>
          <w:szCs w:val="21"/>
          <w:rtl w:val="0"/>
        </w:rPr>
        <w:t xml:space="preserve">    background: transparent;</w:t>
      </w:r>
    </w:p>
    <w:p w:rsidR="00000000" w:rsidDel="00000000" w:rsidP="00000000" w:rsidRDefault="00000000" w:rsidRPr="00000000" w14:paraId="000000D4">
      <w:pPr>
        <w:shd w:fill="ffffff" w:val="clear"/>
        <w:spacing w:after="160" w:lineRule="auto"/>
        <w:rPr>
          <w:color w:val="434343"/>
          <w:sz w:val="21"/>
          <w:szCs w:val="21"/>
        </w:rPr>
      </w:pPr>
      <w:r w:rsidDel="00000000" w:rsidR="00000000" w:rsidRPr="00000000">
        <w:rPr>
          <w:color w:val="434343"/>
          <w:sz w:val="21"/>
          <w:szCs w:val="21"/>
          <w:rtl w:val="0"/>
        </w:rPr>
        <w:t xml:space="preserve">    padding: 12px 0;</w:t>
      </w:r>
    </w:p>
    <w:p w:rsidR="00000000" w:rsidDel="00000000" w:rsidP="00000000" w:rsidRDefault="00000000" w:rsidRPr="00000000" w14:paraId="000000D5">
      <w:pPr>
        <w:shd w:fill="ffffff" w:val="clear"/>
        <w:spacing w:after="160" w:lineRule="auto"/>
        <w:rPr>
          <w:color w:val="434343"/>
          <w:sz w:val="21"/>
          <w:szCs w:val="21"/>
        </w:rPr>
      </w:pPr>
      <w:r w:rsidDel="00000000" w:rsidR="00000000" w:rsidRPr="00000000">
        <w:rPr>
          <w:color w:val="434343"/>
          <w:sz w:val="21"/>
          <w:szCs w:val="21"/>
          <w:rtl w:val="0"/>
        </w:rPr>
        <w:t xml:space="preserve">    color: #555;</w:t>
      </w:r>
    </w:p>
    <w:p w:rsidR="00000000" w:rsidDel="00000000" w:rsidP="00000000" w:rsidRDefault="00000000" w:rsidRPr="00000000" w14:paraId="000000D6">
      <w:pPr>
        <w:shd w:fill="ffffff" w:val="clear"/>
        <w:spacing w:after="160" w:lineRule="auto"/>
        <w:rPr>
          <w:color w:val="434343"/>
          <w:sz w:val="21"/>
          <w:szCs w:val="21"/>
        </w:rPr>
      </w:pPr>
      <w:r w:rsidDel="00000000" w:rsidR="00000000" w:rsidRPr="00000000">
        <w:rPr>
          <w:color w:val="434343"/>
          <w:sz w:val="21"/>
          <w:szCs w:val="21"/>
          <w:rtl w:val="0"/>
        </w:rPr>
        <w:t xml:space="preserve">    font-size: 13px;</w:t>
      </w:r>
    </w:p>
    <w:p w:rsidR="00000000" w:rsidDel="00000000" w:rsidP="00000000" w:rsidRDefault="00000000" w:rsidRPr="00000000" w14:paraId="000000D7">
      <w:pPr>
        <w:shd w:fill="ffffff" w:val="clear"/>
        <w:spacing w:after="160" w:lineRule="auto"/>
        <w:rPr>
          <w:color w:val="434343"/>
          <w:sz w:val="21"/>
          <w:szCs w:val="21"/>
        </w:rPr>
      </w:pPr>
      <w:r w:rsidDel="00000000" w:rsidR="00000000" w:rsidRPr="00000000">
        <w:rPr>
          <w:color w:val="434343"/>
          <w:sz w:val="21"/>
          <w:szCs w:val="21"/>
          <w:rtl w:val="0"/>
        </w:rPr>
        <w:t xml:space="preserve">    box-shadow: 0 1px 4px 0px rgba(0,0,50,0.3);</w:t>
      </w:r>
    </w:p>
    <w:p w:rsidR="00000000" w:rsidDel="00000000" w:rsidP="00000000" w:rsidRDefault="00000000" w:rsidRPr="00000000" w14:paraId="000000D8">
      <w:pPr>
        <w:shd w:fill="ffffff" w:val="clear"/>
        <w:spacing w:after="160" w:lineRule="auto"/>
        <w:rPr>
          <w:color w:val="434343"/>
          <w:sz w:val="21"/>
          <w:szCs w:val="21"/>
        </w:rPr>
      </w:pPr>
      <w:r w:rsidDel="00000000" w:rsidR="00000000" w:rsidRPr="00000000">
        <w:rPr>
          <w:color w:val="434343"/>
          <w:sz w:val="21"/>
          <w:szCs w:val="21"/>
          <w:rtl w:val="0"/>
        </w:rPr>
        <w:t xml:space="preserve">}</w:t>
      </w:r>
    </w:p>
    <w:p w:rsidR="00000000" w:rsidDel="00000000" w:rsidP="00000000" w:rsidRDefault="00000000" w:rsidRPr="00000000" w14:paraId="000000D9">
      <w:pPr>
        <w:shd w:fill="ffffff" w:val="clear"/>
        <w:spacing w:after="160" w:lineRule="auto"/>
        <w:rPr>
          <w:color w:val="434343"/>
          <w:sz w:val="21"/>
          <w:szCs w:val="21"/>
        </w:rPr>
      </w:pPr>
      <w:r w:rsidDel="00000000" w:rsidR="00000000" w:rsidRPr="00000000">
        <w:rPr>
          <w:color w:val="434343"/>
          <w:sz w:val="21"/>
          <w:szCs w:val="21"/>
          <w:rtl w:val="0"/>
        </w:rPr>
        <w:t xml:space="preserve">.table-head{</w:t>
      </w:r>
    </w:p>
    <w:p w:rsidR="00000000" w:rsidDel="00000000" w:rsidP="00000000" w:rsidRDefault="00000000" w:rsidRPr="00000000" w14:paraId="000000DA">
      <w:pPr>
        <w:shd w:fill="ffffff" w:val="clear"/>
        <w:spacing w:after="160" w:lineRule="auto"/>
        <w:rPr>
          <w:color w:val="434343"/>
          <w:sz w:val="21"/>
          <w:szCs w:val="21"/>
        </w:rPr>
      </w:pPr>
      <w:r w:rsidDel="00000000" w:rsidR="00000000" w:rsidRPr="00000000">
        <w:rPr>
          <w:color w:val="434343"/>
          <w:sz w:val="21"/>
          <w:szCs w:val="21"/>
          <w:rtl w:val="0"/>
        </w:rPr>
        <w:t xml:space="preserve">    background: #8665f7;</w:t>
      </w:r>
    </w:p>
    <w:p w:rsidR="00000000" w:rsidDel="00000000" w:rsidP="00000000" w:rsidRDefault="00000000" w:rsidRPr="00000000" w14:paraId="000000DB">
      <w:pPr>
        <w:shd w:fill="ffffff" w:val="clear"/>
        <w:spacing w:after="160" w:lineRule="auto"/>
        <w:rPr>
          <w:color w:val="434343"/>
          <w:sz w:val="21"/>
          <w:szCs w:val="21"/>
        </w:rPr>
      </w:pPr>
      <w:r w:rsidDel="00000000" w:rsidR="00000000" w:rsidRPr="00000000">
        <w:rPr>
          <w:color w:val="434343"/>
          <w:sz w:val="21"/>
          <w:szCs w:val="21"/>
          <w:rtl w:val="0"/>
        </w:rPr>
        <w:t xml:space="preserve">    box-shadow: none;</w:t>
      </w:r>
    </w:p>
    <w:p w:rsidR="00000000" w:rsidDel="00000000" w:rsidP="00000000" w:rsidRDefault="00000000" w:rsidRPr="00000000" w14:paraId="000000DC">
      <w:pPr>
        <w:shd w:fill="ffffff" w:val="clear"/>
        <w:spacing w:after="160" w:lineRule="auto"/>
        <w:rPr>
          <w:color w:val="434343"/>
          <w:sz w:val="21"/>
          <w:szCs w:val="21"/>
        </w:rPr>
      </w:pPr>
      <w:r w:rsidDel="00000000" w:rsidR="00000000" w:rsidRPr="00000000">
        <w:rPr>
          <w:color w:val="434343"/>
          <w:sz w:val="21"/>
          <w:szCs w:val="21"/>
          <w:rtl w:val="0"/>
        </w:rPr>
        <w:t xml:space="preserve">    color: #fff;</w:t>
      </w:r>
    </w:p>
    <w:p w:rsidR="00000000" w:rsidDel="00000000" w:rsidP="00000000" w:rsidRDefault="00000000" w:rsidRPr="00000000" w14:paraId="000000DD">
      <w:pPr>
        <w:shd w:fill="ffffff" w:val="clear"/>
        <w:spacing w:after="160" w:lineRule="auto"/>
        <w:rPr>
          <w:color w:val="434343"/>
          <w:sz w:val="21"/>
          <w:szCs w:val="21"/>
        </w:rPr>
      </w:pPr>
      <w:r w:rsidDel="00000000" w:rsidR="00000000" w:rsidRPr="00000000">
        <w:rPr>
          <w:color w:val="434343"/>
          <w:sz w:val="21"/>
          <w:szCs w:val="21"/>
          <w:rtl w:val="0"/>
        </w:rPr>
        <w:t xml:space="preserve">    font-weight: 600;</w:t>
      </w:r>
    </w:p>
    <w:p w:rsidR="00000000" w:rsidDel="00000000" w:rsidP="00000000" w:rsidRDefault="00000000" w:rsidRPr="00000000" w14:paraId="000000DE">
      <w:pPr>
        <w:shd w:fill="ffffff" w:val="clear"/>
        <w:spacing w:after="160" w:lineRule="auto"/>
        <w:rPr>
          <w:color w:val="434343"/>
          <w:sz w:val="21"/>
          <w:szCs w:val="21"/>
        </w:rPr>
      </w:pPr>
      <w:r w:rsidDel="00000000" w:rsidR="00000000" w:rsidRPr="00000000">
        <w:rPr>
          <w:color w:val="434343"/>
          <w:sz w:val="21"/>
          <w:szCs w:val="21"/>
          <w:rtl w:val="0"/>
        </w:rPr>
        <w:t xml:space="preserve">}</w:t>
      </w:r>
    </w:p>
    <w:p w:rsidR="00000000" w:rsidDel="00000000" w:rsidP="00000000" w:rsidRDefault="00000000" w:rsidRPr="00000000" w14:paraId="000000DF">
      <w:pPr>
        <w:shd w:fill="ffffff" w:val="clear"/>
        <w:spacing w:after="160" w:lineRule="auto"/>
        <w:rPr>
          <w:color w:val="434343"/>
          <w:sz w:val="21"/>
          <w:szCs w:val="21"/>
        </w:rPr>
      </w:pPr>
      <w:r w:rsidDel="00000000" w:rsidR="00000000" w:rsidRPr="00000000">
        <w:rPr>
          <w:color w:val="434343"/>
          <w:sz w:val="21"/>
          <w:szCs w:val="21"/>
          <w:rtl w:val="0"/>
        </w:rPr>
        <w:t xml:space="preserve">.table-head .table-cell{</w:t>
      </w:r>
    </w:p>
    <w:p w:rsidR="00000000" w:rsidDel="00000000" w:rsidP="00000000" w:rsidRDefault="00000000" w:rsidRPr="00000000" w14:paraId="000000E0">
      <w:pPr>
        <w:shd w:fill="ffffff" w:val="clear"/>
        <w:spacing w:after="160" w:lineRule="auto"/>
        <w:rPr>
          <w:color w:val="434343"/>
          <w:sz w:val="21"/>
          <w:szCs w:val="21"/>
        </w:rPr>
      </w:pPr>
      <w:r w:rsidDel="00000000" w:rsidR="00000000" w:rsidRPr="00000000">
        <w:rPr>
          <w:color w:val="434343"/>
          <w:sz w:val="21"/>
          <w:szCs w:val="21"/>
          <w:rtl w:val="0"/>
        </w:rPr>
        <w:t xml:space="preserve">    border-right: none;</w:t>
      </w:r>
    </w:p>
    <w:p w:rsidR="00000000" w:rsidDel="00000000" w:rsidP="00000000" w:rsidRDefault="00000000" w:rsidRPr="00000000" w14:paraId="000000E1">
      <w:pPr>
        <w:shd w:fill="ffffff" w:val="clear"/>
        <w:spacing w:after="160" w:lineRule="auto"/>
        <w:rPr>
          <w:color w:val="434343"/>
          <w:sz w:val="21"/>
          <w:szCs w:val="21"/>
        </w:rPr>
      </w:pPr>
      <w:r w:rsidDel="00000000" w:rsidR="00000000" w:rsidRPr="00000000">
        <w:rPr>
          <w:color w:val="434343"/>
          <w:sz w:val="21"/>
          <w:szCs w:val="21"/>
          <w:rtl w:val="0"/>
        </w:rPr>
        <w:t xml:space="preserve">}</w:t>
      </w:r>
    </w:p>
    <w:p w:rsidR="00000000" w:rsidDel="00000000" w:rsidP="00000000" w:rsidRDefault="00000000" w:rsidRPr="00000000" w14:paraId="000000E2">
      <w:pPr>
        <w:shd w:fill="ffffff" w:val="clear"/>
        <w:spacing w:after="160" w:lineRule="auto"/>
        <w:rPr>
          <w:color w:val="434343"/>
          <w:sz w:val="21"/>
          <w:szCs w:val="21"/>
        </w:rPr>
      </w:pPr>
      <w:r w:rsidDel="00000000" w:rsidR="00000000" w:rsidRPr="00000000">
        <w:rPr>
          <w:color w:val="434343"/>
          <w:sz w:val="21"/>
          <w:szCs w:val="21"/>
          <w:rtl w:val="0"/>
        </w:rPr>
        <w:t xml:space="preserve">.table-cell{</w:t>
      </w:r>
    </w:p>
    <w:p w:rsidR="00000000" w:rsidDel="00000000" w:rsidP="00000000" w:rsidRDefault="00000000" w:rsidRPr="00000000" w14:paraId="000000E3">
      <w:pPr>
        <w:shd w:fill="ffffff" w:val="clear"/>
        <w:spacing w:after="160" w:lineRule="auto"/>
        <w:rPr>
          <w:color w:val="434343"/>
          <w:sz w:val="21"/>
          <w:szCs w:val="21"/>
        </w:rPr>
      </w:pPr>
      <w:r w:rsidDel="00000000" w:rsidR="00000000" w:rsidRPr="00000000">
        <w:rPr>
          <w:color w:val="434343"/>
          <w:sz w:val="21"/>
          <w:szCs w:val="21"/>
          <w:rtl w:val="0"/>
        </w:rPr>
        <w:t xml:space="preserve">    display: table-cell;</w:t>
      </w:r>
    </w:p>
    <w:p w:rsidR="00000000" w:rsidDel="00000000" w:rsidP="00000000" w:rsidRDefault="00000000" w:rsidRPr="00000000" w14:paraId="000000E4">
      <w:pPr>
        <w:shd w:fill="ffffff" w:val="clear"/>
        <w:spacing w:after="160" w:lineRule="auto"/>
        <w:rPr>
          <w:color w:val="434343"/>
          <w:sz w:val="21"/>
          <w:szCs w:val="21"/>
        </w:rPr>
      </w:pPr>
      <w:r w:rsidDel="00000000" w:rsidR="00000000" w:rsidRPr="00000000">
        <w:rPr>
          <w:color w:val="434343"/>
          <w:sz w:val="21"/>
          <w:szCs w:val="21"/>
          <w:rtl w:val="0"/>
        </w:rPr>
        <w:t xml:space="preserve">    width: 20%;</w:t>
      </w:r>
    </w:p>
    <w:p w:rsidR="00000000" w:rsidDel="00000000" w:rsidP="00000000" w:rsidRDefault="00000000" w:rsidRPr="00000000" w14:paraId="000000E5">
      <w:pPr>
        <w:shd w:fill="ffffff" w:val="clear"/>
        <w:spacing w:after="160" w:lineRule="auto"/>
        <w:rPr>
          <w:color w:val="434343"/>
          <w:sz w:val="21"/>
          <w:szCs w:val="21"/>
        </w:rPr>
      </w:pPr>
      <w:r w:rsidDel="00000000" w:rsidR="00000000" w:rsidRPr="00000000">
        <w:rPr>
          <w:color w:val="434343"/>
          <w:sz w:val="21"/>
          <w:szCs w:val="21"/>
          <w:rtl w:val="0"/>
        </w:rPr>
        <w:t xml:space="preserve">    text-align: center;</w:t>
      </w:r>
    </w:p>
    <w:p w:rsidR="00000000" w:rsidDel="00000000" w:rsidP="00000000" w:rsidRDefault="00000000" w:rsidRPr="00000000" w14:paraId="000000E6">
      <w:pPr>
        <w:shd w:fill="ffffff" w:val="clear"/>
        <w:spacing w:after="160" w:lineRule="auto"/>
        <w:rPr>
          <w:color w:val="434343"/>
          <w:sz w:val="21"/>
          <w:szCs w:val="21"/>
        </w:rPr>
      </w:pPr>
      <w:r w:rsidDel="00000000" w:rsidR="00000000" w:rsidRPr="00000000">
        <w:rPr>
          <w:color w:val="434343"/>
          <w:sz w:val="21"/>
          <w:szCs w:val="21"/>
          <w:rtl w:val="0"/>
        </w:rPr>
        <w:t xml:space="preserve">    padding: 4px 0;</w:t>
      </w:r>
    </w:p>
    <w:p w:rsidR="00000000" w:rsidDel="00000000" w:rsidP="00000000" w:rsidRDefault="00000000" w:rsidRPr="00000000" w14:paraId="000000E7">
      <w:pPr>
        <w:shd w:fill="ffffff" w:val="clear"/>
        <w:spacing w:after="160" w:lineRule="auto"/>
        <w:rPr>
          <w:color w:val="434343"/>
          <w:sz w:val="21"/>
          <w:szCs w:val="21"/>
        </w:rPr>
      </w:pPr>
      <w:r w:rsidDel="00000000" w:rsidR="00000000" w:rsidRPr="00000000">
        <w:rPr>
          <w:color w:val="434343"/>
          <w:sz w:val="21"/>
          <w:szCs w:val="21"/>
          <w:rtl w:val="0"/>
        </w:rPr>
        <w:t xml:space="preserve">    border-right: 1px solid #d6d4d4;</w:t>
      </w:r>
    </w:p>
    <w:p w:rsidR="00000000" w:rsidDel="00000000" w:rsidP="00000000" w:rsidRDefault="00000000" w:rsidRPr="00000000" w14:paraId="000000E8">
      <w:pPr>
        <w:shd w:fill="ffffff" w:val="clear"/>
        <w:spacing w:after="160" w:lineRule="auto"/>
        <w:rPr>
          <w:color w:val="434343"/>
          <w:sz w:val="21"/>
          <w:szCs w:val="21"/>
        </w:rPr>
      </w:pPr>
      <w:r w:rsidDel="00000000" w:rsidR="00000000" w:rsidRPr="00000000">
        <w:rPr>
          <w:color w:val="434343"/>
          <w:sz w:val="21"/>
          <w:szCs w:val="21"/>
          <w:rtl w:val="0"/>
        </w:rPr>
        <w:t xml:space="preserve">    vertical-align: middle;</w:t>
      </w:r>
    </w:p>
    <w:p w:rsidR="00000000" w:rsidDel="00000000" w:rsidP="00000000" w:rsidRDefault="00000000" w:rsidRPr="00000000" w14:paraId="000000E9">
      <w:pPr>
        <w:shd w:fill="ffffff" w:val="clear"/>
        <w:spacing w:after="160" w:lineRule="auto"/>
        <w:rPr>
          <w:color w:val="434343"/>
          <w:sz w:val="21"/>
          <w:szCs w:val="21"/>
        </w:rPr>
      </w:pPr>
      <w:r w:rsidDel="00000000" w:rsidR="00000000" w:rsidRPr="00000000">
        <w:rPr>
          <w:color w:val="434343"/>
          <w:sz w:val="21"/>
          <w:szCs w:val="21"/>
          <w:rtl w:val="0"/>
        </w:rPr>
        <w:t xml:space="preserve">}</w:t>
      </w:r>
    </w:p>
    <w:p w:rsidR="00000000" w:rsidDel="00000000" w:rsidP="00000000" w:rsidRDefault="00000000" w:rsidRPr="00000000" w14:paraId="000000EA">
      <w:pPr>
        <w:shd w:fill="ffffff" w:val="clear"/>
        <w:spacing w:after="160" w:lineRule="auto"/>
        <w:rPr>
          <w:color w:val="434343"/>
          <w:sz w:val="21"/>
          <w:szCs w:val="21"/>
        </w:rPr>
      </w:pPr>
      <w:r w:rsidDel="00000000" w:rsidR="00000000" w:rsidRPr="00000000">
        <w:rPr>
          <w:color w:val="434343"/>
          <w:sz w:val="21"/>
          <w:szCs w:val="21"/>
          <w:rtl w:val="0"/>
        </w:rPr>
        <w:t xml:space="preserve">.first-cell{</w:t>
      </w:r>
    </w:p>
    <w:p w:rsidR="00000000" w:rsidDel="00000000" w:rsidP="00000000" w:rsidRDefault="00000000" w:rsidRPr="00000000" w14:paraId="000000EB">
      <w:pPr>
        <w:shd w:fill="ffffff" w:val="clear"/>
        <w:spacing w:after="160" w:lineRule="auto"/>
        <w:rPr>
          <w:color w:val="434343"/>
          <w:sz w:val="21"/>
          <w:szCs w:val="21"/>
        </w:rPr>
      </w:pPr>
      <w:r w:rsidDel="00000000" w:rsidR="00000000" w:rsidRPr="00000000">
        <w:rPr>
          <w:color w:val="434343"/>
          <w:sz w:val="21"/>
          <w:szCs w:val="21"/>
          <w:rtl w:val="0"/>
        </w:rPr>
        <w:t xml:space="preserve">    text-align: left;</w:t>
      </w:r>
    </w:p>
    <w:p w:rsidR="00000000" w:rsidDel="00000000" w:rsidP="00000000" w:rsidRDefault="00000000" w:rsidRPr="00000000" w14:paraId="000000EC">
      <w:pPr>
        <w:shd w:fill="ffffff" w:val="clear"/>
        <w:spacing w:after="160" w:lineRule="auto"/>
        <w:rPr>
          <w:color w:val="434343"/>
          <w:sz w:val="21"/>
          <w:szCs w:val="21"/>
        </w:rPr>
      </w:pPr>
      <w:r w:rsidDel="00000000" w:rsidR="00000000" w:rsidRPr="00000000">
        <w:rPr>
          <w:color w:val="434343"/>
          <w:sz w:val="21"/>
          <w:szCs w:val="21"/>
          <w:rtl w:val="0"/>
        </w:rPr>
        <w:t xml:space="preserve">    padding-left: 10px;</w:t>
      </w:r>
    </w:p>
    <w:p w:rsidR="00000000" w:rsidDel="00000000" w:rsidP="00000000" w:rsidRDefault="00000000" w:rsidRPr="00000000" w14:paraId="000000ED">
      <w:pPr>
        <w:shd w:fill="ffffff" w:val="clear"/>
        <w:spacing w:after="160" w:lineRule="auto"/>
        <w:rPr>
          <w:color w:val="434343"/>
          <w:sz w:val="21"/>
          <w:szCs w:val="21"/>
        </w:rPr>
      </w:pPr>
      <w:r w:rsidDel="00000000" w:rsidR="00000000" w:rsidRPr="00000000">
        <w:rPr>
          <w:color w:val="434343"/>
          <w:sz w:val="21"/>
          <w:szCs w:val="21"/>
          <w:rtl w:val="0"/>
        </w:rPr>
        <w:t xml:space="preserve">}</w:t>
      </w:r>
    </w:p>
    <w:p w:rsidR="00000000" w:rsidDel="00000000" w:rsidP="00000000" w:rsidRDefault="00000000" w:rsidRPr="00000000" w14:paraId="000000EE">
      <w:pPr>
        <w:shd w:fill="ffffff" w:val="clear"/>
        <w:spacing w:after="160" w:lineRule="auto"/>
        <w:rPr>
          <w:color w:val="434343"/>
          <w:sz w:val="21"/>
          <w:szCs w:val="21"/>
        </w:rPr>
      </w:pPr>
      <w:r w:rsidDel="00000000" w:rsidR="00000000" w:rsidRPr="00000000">
        <w:rPr>
          <w:color w:val="434343"/>
          <w:sz w:val="21"/>
          <w:szCs w:val="21"/>
          <w:rtl w:val="0"/>
        </w:rPr>
        <w:t xml:space="preserve">.last-cell{</w:t>
      </w:r>
    </w:p>
    <w:p w:rsidR="00000000" w:rsidDel="00000000" w:rsidP="00000000" w:rsidRDefault="00000000" w:rsidRPr="00000000" w14:paraId="000000EF">
      <w:pPr>
        <w:shd w:fill="ffffff" w:val="clear"/>
        <w:spacing w:after="160" w:lineRule="auto"/>
        <w:rPr>
          <w:color w:val="434343"/>
          <w:sz w:val="21"/>
          <w:szCs w:val="21"/>
        </w:rPr>
      </w:pPr>
      <w:r w:rsidDel="00000000" w:rsidR="00000000" w:rsidRPr="00000000">
        <w:rPr>
          <w:color w:val="434343"/>
          <w:sz w:val="21"/>
          <w:szCs w:val="21"/>
          <w:rtl w:val="0"/>
        </w:rPr>
        <w:t xml:space="preserve">    border-right: none;</w:t>
      </w:r>
    </w:p>
    <w:p w:rsidR="00000000" w:rsidDel="00000000" w:rsidP="00000000" w:rsidRDefault="00000000" w:rsidRPr="00000000" w14:paraId="000000F0">
      <w:pPr>
        <w:shd w:fill="ffffff" w:val="clear"/>
        <w:spacing w:after="160" w:lineRule="auto"/>
        <w:rPr>
          <w:color w:val="434343"/>
          <w:sz w:val="21"/>
          <w:szCs w:val="21"/>
        </w:rPr>
      </w:pPr>
      <w:r w:rsidDel="00000000" w:rsidR="00000000" w:rsidRPr="00000000">
        <w:rPr>
          <w:color w:val="434343"/>
          <w:sz w:val="21"/>
          <w:szCs w:val="21"/>
          <w:rtl w:val="0"/>
        </w:rPr>
        <w:t xml:space="preserve">}</w:t>
      </w:r>
    </w:p>
    <w:p w:rsidR="00000000" w:rsidDel="00000000" w:rsidP="00000000" w:rsidRDefault="00000000" w:rsidRPr="00000000" w14:paraId="000000F1">
      <w:pPr>
        <w:shd w:fill="ffffff" w:val="clear"/>
        <w:spacing w:after="160" w:lineRule="auto"/>
        <w:rPr>
          <w:color w:val="434343"/>
          <w:sz w:val="21"/>
          <w:szCs w:val="21"/>
        </w:rPr>
      </w:pPr>
      <w:r w:rsidDel="00000000" w:rsidR="00000000" w:rsidRPr="00000000">
        <w:rPr>
          <w:color w:val="434343"/>
          <w:sz w:val="21"/>
          <w:szCs w:val="21"/>
          <w:rtl w:val="0"/>
        </w:rPr>
        <w:t xml:space="preserve">a{</w:t>
      </w:r>
    </w:p>
    <w:p w:rsidR="00000000" w:rsidDel="00000000" w:rsidP="00000000" w:rsidRDefault="00000000" w:rsidRPr="00000000" w14:paraId="000000F2">
      <w:pPr>
        <w:shd w:fill="ffffff" w:val="clear"/>
        <w:spacing w:after="160" w:lineRule="auto"/>
        <w:rPr>
          <w:color w:val="434343"/>
          <w:sz w:val="21"/>
          <w:szCs w:val="21"/>
        </w:rPr>
      </w:pPr>
      <w:r w:rsidDel="00000000" w:rsidR="00000000" w:rsidRPr="00000000">
        <w:rPr>
          <w:color w:val="434343"/>
          <w:sz w:val="21"/>
          <w:szCs w:val="21"/>
          <w:rtl w:val="0"/>
        </w:rPr>
        <w:t xml:space="preserve">    text-decoration: none;</w:t>
      </w:r>
    </w:p>
    <w:p w:rsidR="00000000" w:rsidDel="00000000" w:rsidP="00000000" w:rsidRDefault="00000000" w:rsidRPr="00000000" w14:paraId="000000F3">
      <w:pPr>
        <w:shd w:fill="ffffff" w:val="clear"/>
        <w:spacing w:after="160" w:lineRule="auto"/>
        <w:rPr>
          <w:color w:val="434343"/>
          <w:sz w:val="21"/>
          <w:szCs w:val="21"/>
        </w:rPr>
      </w:pPr>
      <w:r w:rsidDel="00000000" w:rsidR="00000000" w:rsidRPr="00000000">
        <w:rPr>
          <w:color w:val="434343"/>
          <w:sz w:val="21"/>
          <w:szCs w:val="21"/>
          <w:rtl w:val="0"/>
        </w:rPr>
        <w:t xml:space="preserve">    color: #555;</w:t>
      </w:r>
    </w:p>
    <w:p w:rsidR="00000000" w:rsidDel="00000000" w:rsidP="00000000" w:rsidRDefault="00000000" w:rsidRPr="00000000" w14:paraId="000000F4">
      <w:pPr>
        <w:shd w:fill="ffffff" w:val="clear"/>
        <w:spacing w:after="160" w:lineRule="auto"/>
        <w:rPr>
          <w:color w:val="434343"/>
          <w:sz w:val="21"/>
          <w:szCs w:val="21"/>
        </w:rPr>
      </w:pPr>
      <w:r w:rsidDel="00000000" w:rsidR="00000000" w:rsidRPr="00000000">
        <w:rPr>
          <w:color w:val="434343"/>
          <w:sz w:val="21"/>
          <w:szCs w:val="21"/>
          <w:rtl w:val="0"/>
        </w:rPr>
        <w:t xml:space="preserve">}</w:t>
      </w:r>
    </w:p>
    <w:p w:rsidR="00000000" w:rsidDel="00000000" w:rsidP="00000000" w:rsidRDefault="00000000" w:rsidRPr="00000000" w14:paraId="000000F5">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0F6">
      <w:pPr>
        <w:shd w:fill="ffffff" w:val="clear"/>
        <w:spacing w:after="160" w:lineRule="auto"/>
        <w:rPr>
          <w:color w:val="434343"/>
          <w:sz w:val="21"/>
          <w:szCs w:val="21"/>
        </w:rPr>
      </w:pPr>
      <w:r w:rsidDel="00000000" w:rsidR="00000000" w:rsidRPr="00000000">
        <w:rPr>
          <w:color w:val="434343"/>
          <w:sz w:val="21"/>
          <w:szCs w:val="21"/>
          <w:rtl w:val="0"/>
        </w:rPr>
        <w:t xml:space="preserve">@media only screen and (max-width: 600px) {</w:t>
      </w:r>
    </w:p>
    <w:p w:rsidR="00000000" w:rsidDel="00000000" w:rsidP="00000000" w:rsidRDefault="00000000" w:rsidRPr="00000000" w14:paraId="000000F7">
      <w:pPr>
        <w:shd w:fill="ffffff" w:val="clear"/>
        <w:spacing w:after="160" w:lineRule="auto"/>
        <w:rPr>
          <w:color w:val="434343"/>
          <w:sz w:val="21"/>
          <w:szCs w:val="21"/>
        </w:rPr>
      </w:pPr>
      <w:r w:rsidDel="00000000" w:rsidR="00000000" w:rsidRPr="00000000">
        <w:rPr>
          <w:color w:val="434343"/>
          <w:sz w:val="21"/>
          <w:szCs w:val="21"/>
          <w:rtl w:val="0"/>
        </w:rPr>
        <w:t xml:space="preserve">  .table-row {</w:t>
      </w:r>
    </w:p>
    <w:p w:rsidR="00000000" w:rsidDel="00000000" w:rsidP="00000000" w:rsidRDefault="00000000" w:rsidRPr="00000000" w14:paraId="000000F8">
      <w:pPr>
        <w:shd w:fill="ffffff" w:val="clear"/>
        <w:spacing w:after="160" w:lineRule="auto"/>
        <w:rPr>
          <w:color w:val="434343"/>
          <w:sz w:val="21"/>
          <w:szCs w:val="21"/>
        </w:rPr>
      </w:pPr>
      <w:r w:rsidDel="00000000" w:rsidR="00000000" w:rsidRPr="00000000">
        <w:rPr>
          <w:color w:val="434343"/>
          <w:sz w:val="21"/>
          <w:szCs w:val="21"/>
          <w:rtl w:val="0"/>
        </w:rPr>
        <w:t xml:space="preserve">    font-size: 11px;</w:t>
      </w:r>
    </w:p>
    <w:p w:rsidR="00000000" w:rsidDel="00000000" w:rsidP="00000000" w:rsidRDefault="00000000" w:rsidRPr="00000000" w14:paraId="000000F9">
      <w:pPr>
        <w:shd w:fill="ffffff" w:val="clear"/>
        <w:spacing w:after="160" w:lineRule="auto"/>
        <w:rPr>
          <w:color w:val="434343"/>
          <w:sz w:val="21"/>
          <w:szCs w:val="21"/>
        </w:rPr>
      </w:pPr>
      <w:r w:rsidDel="00000000" w:rsidR="00000000" w:rsidRPr="00000000">
        <w:rPr>
          <w:color w:val="434343"/>
          <w:sz w:val="21"/>
          <w:szCs w:val="21"/>
          <w:rtl w:val="0"/>
        </w:rPr>
        <w:t xml:space="preserve">  }</w:t>
      </w:r>
    </w:p>
    <w:p w:rsidR="00000000" w:rsidDel="00000000" w:rsidP="00000000" w:rsidRDefault="00000000" w:rsidRPr="00000000" w14:paraId="000000FA">
      <w:pPr>
        <w:shd w:fill="ffffff" w:val="clear"/>
        <w:spacing w:after="160" w:lineRule="auto"/>
        <w:rPr>
          <w:color w:val="434343"/>
          <w:sz w:val="21"/>
          <w:szCs w:val="21"/>
        </w:rPr>
      </w:pPr>
      <w:r w:rsidDel="00000000" w:rsidR="00000000" w:rsidRPr="00000000">
        <w:rPr>
          <w:color w:val="434343"/>
          <w:sz w:val="21"/>
          <w:szCs w:val="21"/>
          <w:rtl w:val="0"/>
        </w:rPr>
        <w:t xml:space="preserve">}</w:t>
      </w:r>
    </w:p>
    <w:p w:rsidR="00000000" w:rsidDel="00000000" w:rsidP="00000000" w:rsidRDefault="00000000" w:rsidRPr="00000000" w14:paraId="000000FB">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0FC">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0FD">
      <w:pPr>
        <w:shd w:fill="ffffff" w:val="clear"/>
        <w:spacing w:after="160" w:lineRule="auto"/>
        <w:rPr>
          <w:color w:val="434343"/>
          <w:sz w:val="21"/>
          <w:szCs w:val="21"/>
        </w:rPr>
      </w:pPr>
      <w:r w:rsidDel="00000000" w:rsidR="00000000" w:rsidRPr="00000000">
        <w:rPr>
          <w:color w:val="434343"/>
          <w:sz w:val="21"/>
          <w:szCs w:val="21"/>
        </w:rPr>
        <w:drawing>
          <wp:inline distB="114300" distT="114300" distL="114300" distR="114300">
            <wp:extent cx="5943600" cy="3340100"/>
            <wp:effectExtent b="0" l="0" r="0" t="0"/>
            <wp:docPr id="1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0FF">
      <w:pPr>
        <w:shd w:fill="ffffff" w:val="clear"/>
        <w:spacing w:after="160" w:lineRule="auto"/>
        <w:rPr>
          <w:color w:val="434343"/>
          <w:sz w:val="21"/>
          <w:szCs w:val="21"/>
        </w:rPr>
      </w:pPr>
      <w:r w:rsidDel="00000000" w:rsidR="00000000" w:rsidRPr="00000000">
        <w:rPr>
          <w:color w:val="434343"/>
          <w:sz w:val="21"/>
          <w:szCs w:val="21"/>
          <w:rtl w:val="0"/>
        </w:rPr>
        <w:t xml:space="preserve">6. Why do we use meta tags?</w:t>
      </w:r>
    </w:p>
    <w:p w:rsidR="00000000" w:rsidDel="00000000" w:rsidP="00000000" w:rsidRDefault="00000000" w:rsidRPr="00000000" w14:paraId="00000100">
      <w:pPr>
        <w:shd w:fill="ffffff" w:val="clear"/>
        <w:spacing w:after="160" w:lineRule="auto"/>
        <w:ind w:left="220" w:firstLine="0"/>
        <w:rPr>
          <w:color w:val="434343"/>
          <w:sz w:val="21"/>
          <w:szCs w:val="21"/>
        </w:rPr>
      </w:pPr>
      <w:r w:rsidDel="00000000" w:rsidR="00000000" w:rsidRPr="00000000">
        <w:rPr>
          <w:color w:val="434343"/>
          <w:sz w:val="21"/>
          <w:szCs w:val="21"/>
          <w:rtl w:val="0"/>
        </w:rPr>
        <w:t xml:space="preserve">a)Metadata is data (information) about data.</w:t>
      </w:r>
    </w:p>
    <w:p w:rsidR="00000000" w:rsidDel="00000000" w:rsidP="00000000" w:rsidRDefault="00000000" w:rsidRPr="00000000" w14:paraId="00000101">
      <w:pPr>
        <w:shd w:fill="ffffff" w:val="clear"/>
        <w:spacing w:after="160" w:lineRule="auto"/>
        <w:ind w:left="220" w:firstLine="0"/>
        <w:rPr>
          <w:color w:val="434343"/>
          <w:sz w:val="21"/>
          <w:szCs w:val="21"/>
        </w:rPr>
      </w:pPr>
      <w:r w:rsidDel="00000000" w:rsidR="00000000" w:rsidRPr="00000000">
        <w:rPr>
          <w:color w:val="434343"/>
          <w:sz w:val="21"/>
          <w:szCs w:val="21"/>
          <w:rtl w:val="0"/>
        </w:rPr>
        <w:t xml:space="preserve">b)&lt;meta&gt; tag defines metadata about an HTML document.</w:t>
      </w:r>
    </w:p>
    <w:p w:rsidR="00000000" w:rsidDel="00000000" w:rsidP="00000000" w:rsidRDefault="00000000" w:rsidRPr="00000000" w14:paraId="00000102">
      <w:pPr>
        <w:shd w:fill="ffffff" w:val="clear"/>
        <w:spacing w:after="160" w:lineRule="auto"/>
        <w:ind w:left="220" w:firstLine="0"/>
        <w:rPr>
          <w:color w:val="434343"/>
          <w:sz w:val="21"/>
          <w:szCs w:val="21"/>
        </w:rPr>
      </w:pPr>
      <w:r w:rsidDel="00000000" w:rsidR="00000000" w:rsidRPr="00000000">
        <w:rPr>
          <w:color w:val="434343"/>
          <w:sz w:val="21"/>
          <w:szCs w:val="21"/>
          <w:rtl w:val="0"/>
        </w:rPr>
        <w:t xml:space="preserve">c)&lt;meta&gt; tags always go inside the &lt;head&gt; element, and are typically used to specify character set, page description, keywords, author of the document, and viewport settings.</w:t>
      </w:r>
    </w:p>
    <w:p w:rsidR="00000000" w:rsidDel="00000000" w:rsidP="00000000" w:rsidRDefault="00000000" w:rsidRPr="00000000" w14:paraId="00000103">
      <w:pPr>
        <w:shd w:fill="ffffff" w:val="clear"/>
        <w:spacing w:after="160" w:lineRule="auto"/>
        <w:ind w:left="220" w:firstLine="0"/>
        <w:rPr>
          <w:color w:val="434343"/>
          <w:sz w:val="21"/>
          <w:szCs w:val="21"/>
        </w:rPr>
      </w:pPr>
      <w:r w:rsidDel="00000000" w:rsidR="00000000" w:rsidRPr="00000000">
        <w:rPr>
          <w:color w:val="434343"/>
          <w:sz w:val="21"/>
          <w:szCs w:val="21"/>
          <w:rtl w:val="0"/>
        </w:rPr>
        <w:t xml:space="preserve">d)You can include one or more meta tags in your document based on what information you want to keep in your document.</w:t>
      </w:r>
    </w:p>
    <w:p w:rsidR="00000000" w:rsidDel="00000000" w:rsidP="00000000" w:rsidRDefault="00000000" w:rsidRPr="00000000" w14:paraId="00000104">
      <w:pPr>
        <w:shd w:fill="ffffff" w:val="clear"/>
        <w:spacing w:after="160" w:lineRule="auto"/>
        <w:ind w:left="220" w:firstLine="0"/>
        <w:rPr>
          <w:color w:val="434343"/>
          <w:sz w:val="21"/>
          <w:szCs w:val="21"/>
        </w:rPr>
      </w:pPr>
      <w:r w:rsidDel="00000000" w:rsidR="00000000" w:rsidRPr="00000000">
        <w:rPr>
          <w:color w:val="434343"/>
          <w:sz w:val="21"/>
          <w:szCs w:val="21"/>
          <w:rtl w:val="0"/>
        </w:rPr>
        <w:t xml:space="preserve">e)Meta tags are important because they impact how your site appears  and how many people will be inclined to click through to your website.</w:t>
      </w:r>
    </w:p>
    <w:p w:rsidR="00000000" w:rsidDel="00000000" w:rsidP="00000000" w:rsidRDefault="00000000" w:rsidRPr="00000000" w14:paraId="00000105">
      <w:pPr>
        <w:shd w:fill="ffffff" w:val="clear"/>
        <w:spacing w:after="160" w:lineRule="auto"/>
        <w:ind w:left="220" w:firstLine="0"/>
        <w:rPr>
          <w:color w:val="434343"/>
          <w:sz w:val="21"/>
          <w:szCs w:val="21"/>
        </w:rPr>
      </w:pPr>
      <w:r w:rsidDel="00000000" w:rsidR="00000000" w:rsidRPr="00000000">
        <w:rPr>
          <w:color w:val="434343"/>
          <w:sz w:val="21"/>
          <w:szCs w:val="21"/>
          <w:rtl w:val="0"/>
        </w:rPr>
        <w:t xml:space="preserve">f)Meta tags are the words that are hidden in your code. People browsing your site will just not be able to see them.</w:t>
      </w:r>
    </w:p>
    <w:p w:rsidR="00000000" w:rsidDel="00000000" w:rsidP="00000000" w:rsidRDefault="00000000" w:rsidRPr="00000000" w14:paraId="00000106">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107">
      <w:pPr>
        <w:shd w:fill="ffffff" w:val="clear"/>
        <w:spacing w:after="160" w:lineRule="auto"/>
        <w:rPr>
          <w:color w:val="434343"/>
          <w:sz w:val="21"/>
          <w:szCs w:val="21"/>
        </w:rPr>
      </w:pPr>
      <w:r w:rsidDel="00000000" w:rsidR="00000000" w:rsidRPr="00000000">
        <w:rPr>
          <w:color w:val="434343"/>
          <w:sz w:val="21"/>
          <w:szCs w:val="21"/>
          <w:rtl w:val="0"/>
        </w:rPr>
        <w:t xml:space="preserve">7. Explain box model.  </w:t>
      </w:r>
    </w:p>
    <w:p w:rsidR="00000000" w:rsidDel="00000000" w:rsidP="00000000" w:rsidRDefault="00000000" w:rsidRPr="00000000" w14:paraId="00000108">
      <w:pPr>
        <w:shd w:fill="ffffff" w:val="clear"/>
        <w:ind w:left="720" w:firstLine="0"/>
        <w:rPr>
          <w:color w:val="434343"/>
          <w:sz w:val="21"/>
          <w:szCs w:val="21"/>
        </w:rPr>
      </w:pPr>
      <w:r w:rsidDel="00000000" w:rsidR="00000000" w:rsidRPr="00000000">
        <w:rPr>
          <w:color w:val="434343"/>
          <w:sz w:val="21"/>
          <w:szCs w:val="21"/>
          <w:rtl w:val="0"/>
        </w:rPr>
        <w:t xml:space="preserve">a)CSS box model is a container which contains multiple properties including borders, margin, padding and the content itself.</w:t>
      </w:r>
    </w:p>
    <w:p w:rsidR="00000000" w:rsidDel="00000000" w:rsidP="00000000" w:rsidRDefault="00000000" w:rsidRPr="00000000" w14:paraId="00000109">
      <w:pPr>
        <w:shd w:fill="ffffff" w:val="clear"/>
        <w:ind w:left="720" w:firstLine="0"/>
        <w:rPr>
          <w:color w:val="434343"/>
          <w:sz w:val="21"/>
          <w:szCs w:val="21"/>
        </w:rPr>
      </w:pPr>
      <w:r w:rsidDel="00000000" w:rsidR="00000000" w:rsidRPr="00000000">
        <w:rPr>
          <w:color w:val="434343"/>
          <w:sz w:val="21"/>
          <w:szCs w:val="21"/>
          <w:rtl w:val="0"/>
        </w:rPr>
        <w:t xml:space="preserve">b)It is used to create the design and layout of web pages.</w:t>
      </w:r>
    </w:p>
    <w:p w:rsidR="00000000" w:rsidDel="00000000" w:rsidP="00000000" w:rsidRDefault="00000000" w:rsidRPr="00000000" w14:paraId="0000010A">
      <w:pPr>
        <w:shd w:fill="ffffff" w:val="clear"/>
        <w:ind w:left="720" w:firstLine="0"/>
        <w:rPr>
          <w:color w:val="434343"/>
          <w:sz w:val="21"/>
          <w:szCs w:val="21"/>
        </w:rPr>
      </w:pPr>
      <w:r w:rsidDel="00000000" w:rsidR="00000000" w:rsidRPr="00000000">
        <w:rPr>
          <w:color w:val="434343"/>
          <w:sz w:val="21"/>
          <w:szCs w:val="21"/>
          <w:rtl w:val="0"/>
        </w:rPr>
        <w:t xml:space="preserve">c)It can be used as a toolkit for customizing the layout of different elements.</w:t>
      </w:r>
    </w:p>
    <w:p w:rsidR="00000000" w:rsidDel="00000000" w:rsidP="00000000" w:rsidRDefault="00000000" w:rsidRPr="00000000" w14:paraId="0000010B">
      <w:pPr>
        <w:shd w:fill="ffffff" w:val="clear"/>
        <w:ind w:left="720" w:firstLine="0"/>
        <w:rPr>
          <w:color w:val="434343"/>
          <w:sz w:val="21"/>
          <w:szCs w:val="21"/>
        </w:rPr>
      </w:pPr>
      <w:r w:rsidDel="00000000" w:rsidR="00000000" w:rsidRPr="00000000">
        <w:rPr>
          <w:color w:val="434343"/>
          <w:sz w:val="21"/>
          <w:szCs w:val="21"/>
          <w:rtl w:val="0"/>
        </w:rPr>
        <w:t xml:space="preserve">d)The web browser renders every element as a rectangular box according to the CSS box model.</w:t>
      </w:r>
    </w:p>
    <w:p w:rsidR="00000000" w:rsidDel="00000000" w:rsidP="00000000" w:rsidRDefault="00000000" w:rsidRPr="00000000" w14:paraId="0000010C">
      <w:pPr>
        <w:shd w:fill="ffffff" w:val="clear"/>
        <w:ind w:left="720" w:firstLine="0"/>
        <w:rPr>
          <w:color w:val="434343"/>
          <w:sz w:val="21"/>
          <w:szCs w:val="21"/>
        </w:rPr>
      </w:pPr>
      <w:r w:rsidDel="00000000" w:rsidR="00000000" w:rsidRPr="00000000">
        <w:rPr>
          <w:color w:val="434343"/>
          <w:sz w:val="21"/>
          <w:szCs w:val="21"/>
          <w:rtl w:val="0"/>
        </w:rPr>
        <w:t xml:space="preserve">e)The CSS box model is a box that wraps around every HTML element.</w:t>
      </w:r>
    </w:p>
    <w:p w:rsidR="00000000" w:rsidDel="00000000" w:rsidP="00000000" w:rsidRDefault="00000000" w:rsidRPr="00000000" w14:paraId="0000010D">
      <w:pPr>
        <w:shd w:fill="ffffff" w:val="clear"/>
        <w:ind w:left="720" w:firstLine="0"/>
        <w:rPr>
          <w:color w:val="434343"/>
          <w:sz w:val="21"/>
          <w:szCs w:val="21"/>
        </w:rPr>
      </w:pPr>
      <w:r w:rsidDel="00000000" w:rsidR="00000000" w:rsidRPr="00000000">
        <w:rPr>
          <w:color w:val="434343"/>
          <w:sz w:val="21"/>
          <w:szCs w:val="21"/>
          <w:rtl w:val="0"/>
        </w:rPr>
        <w:t xml:space="preserve">f) Properties are :</w:t>
      </w:r>
    </w:p>
    <w:p w:rsidR="00000000" w:rsidDel="00000000" w:rsidP="00000000" w:rsidRDefault="00000000" w:rsidRPr="00000000" w14:paraId="0000010E">
      <w:pPr>
        <w:shd w:fill="ffffff" w:val="clear"/>
        <w:ind w:left="720" w:firstLine="0"/>
        <w:rPr>
          <w:color w:val="434343"/>
          <w:sz w:val="21"/>
          <w:szCs w:val="21"/>
        </w:rPr>
      </w:pPr>
      <w:r w:rsidDel="00000000" w:rsidR="00000000" w:rsidRPr="00000000">
        <w:rPr>
          <w:color w:val="434343"/>
          <w:sz w:val="21"/>
          <w:szCs w:val="21"/>
          <w:rtl w:val="0"/>
        </w:rPr>
        <w:t xml:space="preserve">    Content - The content of the box, where text and images appear</w:t>
      </w:r>
    </w:p>
    <w:p w:rsidR="00000000" w:rsidDel="00000000" w:rsidP="00000000" w:rsidRDefault="00000000" w:rsidRPr="00000000" w14:paraId="0000010F">
      <w:pPr>
        <w:shd w:fill="ffffff" w:val="clear"/>
        <w:ind w:left="720" w:firstLine="0"/>
        <w:rPr>
          <w:color w:val="434343"/>
          <w:sz w:val="21"/>
          <w:szCs w:val="21"/>
        </w:rPr>
      </w:pPr>
      <w:r w:rsidDel="00000000" w:rsidR="00000000" w:rsidRPr="00000000">
        <w:rPr>
          <w:color w:val="434343"/>
          <w:sz w:val="21"/>
          <w:szCs w:val="21"/>
          <w:rtl w:val="0"/>
        </w:rPr>
        <w:t xml:space="preserve">    Padding - Clears an area around the content. The padding is transparent</w:t>
      </w:r>
    </w:p>
    <w:p w:rsidR="00000000" w:rsidDel="00000000" w:rsidP="00000000" w:rsidRDefault="00000000" w:rsidRPr="00000000" w14:paraId="00000110">
      <w:pPr>
        <w:shd w:fill="ffffff" w:val="clear"/>
        <w:ind w:left="720" w:firstLine="0"/>
        <w:rPr>
          <w:color w:val="434343"/>
          <w:sz w:val="21"/>
          <w:szCs w:val="21"/>
        </w:rPr>
      </w:pPr>
      <w:r w:rsidDel="00000000" w:rsidR="00000000" w:rsidRPr="00000000">
        <w:rPr>
          <w:color w:val="434343"/>
          <w:sz w:val="21"/>
          <w:szCs w:val="21"/>
          <w:rtl w:val="0"/>
        </w:rPr>
        <w:t xml:space="preserve">    Border - A border that goes around the padding and content</w:t>
      </w:r>
    </w:p>
    <w:p w:rsidR="00000000" w:rsidDel="00000000" w:rsidP="00000000" w:rsidRDefault="00000000" w:rsidRPr="00000000" w14:paraId="00000111">
      <w:pPr>
        <w:shd w:fill="ffffff" w:val="clear"/>
        <w:ind w:left="720" w:firstLine="0"/>
        <w:rPr>
          <w:color w:val="434343"/>
          <w:sz w:val="21"/>
          <w:szCs w:val="21"/>
        </w:rPr>
      </w:pPr>
      <w:r w:rsidDel="00000000" w:rsidR="00000000" w:rsidRPr="00000000">
        <w:rPr>
          <w:color w:val="434343"/>
          <w:sz w:val="21"/>
          <w:szCs w:val="21"/>
          <w:rtl w:val="0"/>
        </w:rPr>
        <w:t xml:space="preserve">    Margin - Clears an area outside the border. The margin is transparent</w:t>
      </w:r>
    </w:p>
    <w:p w:rsidR="00000000" w:rsidDel="00000000" w:rsidP="00000000" w:rsidRDefault="00000000" w:rsidRPr="00000000" w14:paraId="00000112">
      <w:pPr>
        <w:shd w:fill="ffffff" w:val="clear"/>
        <w:ind w:left="720" w:firstLine="0"/>
        <w:rPr>
          <w:color w:val="434343"/>
          <w:sz w:val="21"/>
          <w:szCs w:val="21"/>
        </w:rPr>
      </w:pPr>
      <w:r w:rsidDel="00000000" w:rsidR="00000000" w:rsidRPr="00000000">
        <w:rPr>
          <w:color w:val="434343"/>
          <w:sz w:val="21"/>
          <w:szCs w:val="21"/>
          <w:rtl w:val="0"/>
        </w:rPr>
        <w:t xml:space="preserve">g)The box model allows us to add a border around elements  and to define space between elements. </w:t>
      </w:r>
    </w:p>
    <w:p w:rsidR="00000000" w:rsidDel="00000000" w:rsidP="00000000" w:rsidRDefault="00000000" w:rsidRPr="00000000" w14:paraId="00000113">
      <w:pPr>
        <w:shd w:fill="ffffff" w:val="clear"/>
        <w:ind w:left="720" w:firstLine="0"/>
        <w:rPr>
          <w:color w:val="434343"/>
          <w:sz w:val="21"/>
          <w:szCs w:val="21"/>
        </w:rPr>
      </w:pPr>
      <w:r w:rsidDel="00000000" w:rsidR="00000000" w:rsidRPr="00000000">
        <w:rPr>
          <w:color w:val="434343"/>
          <w:sz w:val="21"/>
          <w:szCs w:val="21"/>
        </w:rPr>
        <w:drawing>
          <wp:inline distB="114300" distT="114300" distL="114300" distR="114300">
            <wp:extent cx="5943600" cy="1841500"/>
            <wp:effectExtent b="0" l="0" r="0" t="0"/>
            <wp:docPr id="1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115">
      <w:pPr>
        <w:shd w:fill="ffffff" w:val="clear"/>
        <w:spacing w:after="160" w:lineRule="auto"/>
        <w:rPr>
          <w:color w:val="434343"/>
          <w:sz w:val="21"/>
          <w:szCs w:val="21"/>
        </w:rPr>
      </w:pPr>
      <w:r w:rsidDel="00000000" w:rsidR="00000000" w:rsidRPr="00000000">
        <w:rPr>
          <w:color w:val="434343"/>
          <w:sz w:val="21"/>
          <w:szCs w:val="21"/>
          <w:rtl w:val="0"/>
        </w:rPr>
        <w:t xml:space="preserve">8. What are the different types of CSS Selectors? </w:t>
      </w:r>
    </w:p>
    <w:p w:rsidR="00000000" w:rsidDel="00000000" w:rsidP="00000000" w:rsidRDefault="00000000" w:rsidRPr="00000000" w14:paraId="00000116">
      <w:pPr>
        <w:shd w:fill="ffffff" w:val="clear"/>
        <w:spacing w:after="160" w:lineRule="auto"/>
        <w:rPr>
          <w:color w:val="434343"/>
          <w:sz w:val="21"/>
          <w:szCs w:val="21"/>
          <w:highlight w:val="white"/>
        </w:rPr>
      </w:pPr>
      <w:r w:rsidDel="00000000" w:rsidR="00000000" w:rsidRPr="00000000">
        <w:rPr>
          <w:color w:val="434343"/>
          <w:sz w:val="21"/>
          <w:szCs w:val="21"/>
          <w:rtl w:val="0"/>
        </w:rPr>
        <w:t xml:space="preserve">Ans;CSS</w:t>
      </w:r>
      <w:r w:rsidDel="00000000" w:rsidR="00000000" w:rsidRPr="00000000">
        <w:rPr>
          <w:color w:val="434343"/>
          <w:sz w:val="21"/>
          <w:szCs w:val="21"/>
          <w:rtl w:val="0"/>
        </w:rPr>
        <w:t xml:space="preserve"> Selector</w:t>
      </w:r>
      <w:r w:rsidDel="00000000" w:rsidR="00000000" w:rsidRPr="00000000">
        <w:rPr>
          <w:color w:val="434343"/>
          <w:sz w:val="21"/>
          <w:szCs w:val="21"/>
          <w:highlight w:val="white"/>
          <w:rtl w:val="0"/>
        </w:rPr>
        <w:t xml:space="preserve"> used to select the content you want to style and the types of CSS Selectors are:</w:t>
      </w:r>
    </w:p>
    <w:p w:rsidR="00000000" w:rsidDel="00000000" w:rsidP="00000000" w:rsidRDefault="00000000" w:rsidRPr="00000000" w14:paraId="00000117">
      <w:pPr>
        <w:shd w:fill="ffffff" w:val="clear"/>
        <w:spacing w:after="160" w:lineRule="auto"/>
        <w:rPr>
          <w:color w:val="434343"/>
          <w:sz w:val="21"/>
          <w:szCs w:val="21"/>
          <w:highlight w:val="white"/>
        </w:rPr>
      </w:pPr>
      <w:r w:rsidDel="00000000" w:rsidR="00000000" w:rsidRPr="00000000">
        <w:rPr>
          <w:color w:val="434343"/>
          <w:sz w:val="21"/>
          <w:szCs w:val="21"/>
          <w:highlight w:val="white"/>
          <w:rtl w:val="0"/>
        </w:rPr>
        <w:t xml:space="preserve">a)CSS Element Selector:The element selector selects the HTML element by name.</w:t>
      </w:r>
    </w:p>
    <w:p w:rsidR="00000000" w:rsidDel="00000000" w:rsidP="00000000" w:rsidRDefault="00000000" w:rsidRPr="00000000" w14:paraId="00000118">
      <w:pPr>
        <w:shd w:fill="ffffff" w:val="clear"/>
        <w:spacing w:after="160" w:lineRule="auto"/>
        <w:rPr>
          <w:color w:val="434343"/>
          <w:sz w:val="21"/>
          <w:szCs w:val="21"/>
          <w:highlight w:val="white"/>
        </w:rPr>
      </w:pPr>
      <w:r w:rsidDel="00000000" w:rsidR="00000000" w:rsidRPr="00000000">
        <w:rPr>
          <w:color w:val="434343"/>
          <w:sz w:val="21"/>
          <w:szCs w:val="21"/>
          <w:highlight w:val="white"/>
          <w:rtl w:val="0"/>
        </w:rPr>
        <w:t xml:space="preserve">b)CSS Id Selector:id selector selects the id attribute of an HTML element to select a specific element and id is always unique within the page so it is chosen to select a single, unique element.</w:t>
      </w:r>
    </w:p>
    <w:p w:rsidR="00000000" w:rsidDel="00000000" w:rsidP="00000000" w:rsidRDefault="00000000" w:rsidRPr="00000000" w14:paraId="00000119">
      <w:pPr>
        <w:shd w:fill="ffffff" w:val="clear"/>
        <w:spacing w:after="160" w:lineRule="auto"/>
        <w:rPr>
          <w:color w:val="434343"/>
          <w:sz w:val="21"/>
          <w:szCs w:val="21"/>
          <w:highlight w:val="white"/>
        </w:rPr>
      </w:pPr>
      <w:r w:rsidDel="00000000" w:rsidR="00000000" w:rsidRPr="00000000">
        <w:rPr>
          <w:color w:val="434343"/>
          <w:sz w:val="21"/>
          <w:szCs w:val="21"/>
          <w:highlight w:val="white"/>
          <w:rtl w:val="0"/>
        </w:rPr>
        <w:t xml:space="preserve">c)CSS Class Selector:it</w:t>
      </w:r>
      <w:r w:rsidDel="00000000" w:rsidR="00000000" w:rsidRPr="00000000">
        <w:rPr>
          <w:color w:val="610b38"/>
          <w:sz w:val="21"/>
          <w:szCs w:val="21"/>
          <w:highlight w:val="white"/>
          <w:rtl w:val="0"/>
        </w:rPr>
        <w:t xml:space="preserve"> </w:t>
      </w:r>
      <w:r w:rsidDel="00000000" w:rsidR="00000000" w:rsidRPr="00000000">
        <w:rPr>
          <w:color w:val="434343"/>
          <w:sz w:val="21"/>
          <w:szCs w:val="21"/>
          <w:highlight w:val="white"/>
          <w:rtl w:val="0"/>
        </w:rPr>
        <w:t xml:space="preserve">selects HTML elements with a specific class attribute and It is used with a period character . (full stop symbol) followed by the class name</w:t>
      </w:r>
    </w:p>
    <w:p w:rsidR="00000000" w:rsidDel="00000000" w:rsidP="00000000" w:rsidRDefault="00000000" w:rsidRPr="00000000" w14:paraId="0000011A">
      <w:pPr>
        <w:shd w:fill="ffffff" w:val="clear"/>
        <w:spacing w:after="160" w:lineRule="auto"/>
        <w:rPr>
          <w:color w:val="434343"/>
          <w:sz w:val="21"/>
          <w:szCs w:val="21"/>
          <w:highlight w:val="white"/>
        </w:rPr>
      </w:pPr>
      <w:r w:rsidDel="00000000" w:rsidR="00000000" w:rsidRPr="00000000">
        <w:rPr>
          <w:color w:val="434343"/>
          <w:sz w:val="21"/>
          <w:szCs w:val="21"/>
          <w:highlight w:val="white"/>
          <w:rtl w:val="0"/>
        </w:rPr>
        <w:t xml:space="preserve">d)CSS Class Selector form specific element:If we want to specify that only one specific HTML element should be affected then we should use the element name with class selector.</w:t>
      </w:r>
    </w:p>
    <w:p w:rsidR="00000000" w:rsidDel="00000000" w:rsidP="00000000" w:rsidRDefault="00000000" w:rsidRPr="00000000" w14:paraId="0000011B">
      <w:pPr>
        <w:shd w:fill="ffffff" w:val="clear"/>
        <w:spacing w:after="160" w:lineRule="auto"/>
        <w:rPr>
          <w:color w:val="434343"/>
          <w:sz w:val="21"/>
          <w:szCs w:val="21"/>
          <w:highlight w:val="white"/>
        </w:rPr>
      </w:pPr>
      <w:r w:rsidDel="00000000" w:rsidR="00000000" w:rsidRPr="00000000">
        <w:rPr>
          <w:color w:val="434343"/>
          <w:sz w:val="21"/>
          <w:szCs w:val="21"/>
          <w:highlight w:val="white"/>
          <w:rtl w:val="0"/>
        </w:rPr>
        <w:t xml:space="preserve">e)CSS Universal Selector:it is used as a wildcard character and it selects all the elements on the pages.</w:t>
      </w:r>
    </w:p>
    <w:p w:rsidR="00000000" w:rsidDel="00000000" w:rsidP="00000000" w:rsidRDefault="00000000" w:rsidRPr="00000000" w14:paraId="0000011C">
      <w:pPr>
        <w:shd w:fill="ffffff" w:val="clear"/>
        <w:spacing w:after="160" w:lineRule="auto"/>
        <w:rPr>
          <w:color w:val="434343"/>
          <w:sz w:val="21"/>
          <w:szCs w:val="21"/>
          <w:highlight w:val="white"/>
        </w:rPr>
      </w:pPr>
      <w:r w:rsidDel="00000000" w:rsidR="00000000" w:rsidRPr="00000000">
        <w:rPr>
          <w:color w:val="434343"/>
          <w:sz w:val="21"/>
          <w:szCs w:val="21"/>
          <w:highlight w:val="white"/>
          <w:rtl w:val="0"/>
        </w:rPr>
        <w:t xml:space="preserve">f)CSS group Selector:it is used to select all the elements with the same style definitions and it is used to minimize the code and we can use commas to separate each selector in grouping.</w:t>
      </w:r>
    </w:p>
    <w:p w:rsidR="00000000" w:rsidDel="00000000" w:rsidP="00000000" w:rsidRDefault="00000000" w:rsidRPr="00000000" w14:paraId="0000011D">
      <w:pPr>
        <w:shd w:fill="ffffff" w:val="clear"/>
        <w:spacing w:after="160" w:lineRule="auto"/>
        <w:rPr>
          <w:color w:val="434343"/>
          <w:sz w:val="21"/>
          <w:szCs w:val="21"/>
          <w:highlight w:val="white"/>
        </w:rPr>
      </w:pPr>
      <w:r w:rsidDel="00000000" w:rsidR="00000000" w:rsidRPr="00000000">
        <w:rPr>
          <w:rtl w:val="0"/>
        </w:rPr>
      </w:r>
    </w:p>
    <w:p w:rsidR="00000000" w:rsidDel="00000000" w:rsidP="00000000" w:rsidRDefault="00000000" w:rsidRPr="00000000" w14:paraId="0000011E">
      <w:pPr>
        <w:shd w:fill="ffffff" w:val="clear"/>
        <w:spacing w:after="160" w:lineRule="auto"/>
        <w:rPr>
          <w:color w:val="434343"/>
          <w:sz w:val="21"/>
          <w:szCs w:val="21"/>
          <w:highlight w:val="white"/>
        </w:rPr>
      </w:pPr>
      <w:r w:rsidDel="00000000" w:rsidR="00000000" w:rsidRPr="00000000">
        <w:rPr>
          <w:rtl w:val="0"/>
        </w:rPr>
      </w:r>
    </w:p>
    <w:p w:rsidR="00000000" w:rsidDel="00000000" w:rsidP="00000000" w:rsidRDefault="00000000" w:rsidRPr="00000000" w14:paraId="0000011F">
      <w:pPr>
        <w:shd w:fill="ffffff" w:val="clear"/>
        <w:spacing w:after="160" w:lineRule="auto"/>
        <w:rPr>
          <w:color w:val="434343"/>
          <w:sz w:val="21"/>
          <w:szCs w:val="21"/>
          <w:highlight w:val="white"/>
        </w:rPr>
      </w:pPr>
      <w:r w:rsidDel="00000000" w:rsidR="00000000" w:rsidRPr="00000000">
        <w:rPr>
          <w:rtl w:val="0"/>
        </w:rPr>
      </w:r>
    </w:p>
    <w:p w:rsidR="00000000" w:rsidDel="00000000" w:rsidP="00000000" w:rsidRDefault="00000000" w:rsidRPr="00000000" w14:paraId="00000120">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121">
      <w:pPr>
        <w:shd w:fill="ffffff" w:val="clear"/>
        <w:spacing w:after="160" w:lineRule="auto"/>
        <w:rPr>
          <w:color w:val="434343"/>
          <w:sz w:val="21"/>
          <w:szCs w:val="21"/>
        </w:rPr>
      </w:pPr>
      <w:r w:rsidDel="00000000" w:rsidR="00000000" w:rsidRPr="00000000">
        <w:rPr>
          <w:color w:val="434343"/>
          <w:sz w:val="21"/>
          <w:szCs w:val="21"/>
          <w:rtl w:val="0"/>
        </w:rPr>
        <w:t xml:space="preserve">9. Define Doctype.</w:t>
      </w:r>
    </w:p>
    <w:p w:rsidR="00000000" w:rsidDel="00000000" w:rsidP="00000000" w:rsidRDefault="00000000" w:rsidRPr="00000000" w14:paraId="00000122">
      <w:pPr>
        <w:shd w:fill="ffffff" w:val="clear"/>
        <w:spacing w:after="160" w:lineRule="auto"/>
        <w:rPr>
          <w:color w:val="434343"/>
          <w:sz w:val="21"/>
          <w:szCs w:val="21"/>
        </w:rPr>
      </w:pPr>
      <w:r w:rsidDel="00000000" w:rsidR="00000000" w:rsidRPr="00000000">
        <w:rPr>
          <w:color w:val="434343"/>
          <w:sz w:val="21"/>
          <w:szCs w:val="21"/>
          <w:rtl w:val="0"/>
        </w:rPr>
        <w:t xml:space="preserve">ANS:    a)Doctype stands for </w:t>
      </w:r>
      <w:r w:rsidDel="00000000" w:rsidR="00000000" w:rsidRPr="00000000">
        <w:rPr>
          <w:color w:val="434343"/>
          <w:sz w:val="21"/>
          <w:szCs w:val="21"/>
          <w:rtl w:val="0"/>
        </w:rPr>
        <w:t xml:space="preserve">Document Type Declaration</w:t>
      </w:r>
    </w:p>
    <w:p w:rsidR="00000000" w:rsidDel="00000000" w:rsidP="00000000" w:rsidRDefault="00000000" w:rsidRPr="00000000" w14:paraId="00000123">
      <w:pPr>
        <w:shd w:fill="ffffff" w:val="clear"/>
        <w:spacing w:after="160" w:lineRule="auto"/>
        <w:rPr>
          <w:color w:val="434343"/>
          <w:sz w:val="21"/>
          <w:szCs w:val="21"/>
        </w:rPr>
      </w:pPr>
      <w:r w:rsidDel="00000000" w:rsidR="00000000" w:rsidRPr="00000000">
        <w:rPr>
          <w:color w:val="434343"/>
          <w:sz w:val="21"/>
          <w:szCs w:val="21"/>
          <w:rtl w:val="0"/>
        </w:rPr>
        <w:t xml:space="preserve">            </w:t>
      </w:r>
      <w:r w:rsidDel="00000000" w:rsidR="00000000" w:rsidRPr="00000000">
        <w:rPr>
          <w:color w:val="434343"/>
          <w:sz w:val="21"/>
          <w:szCs w:val="21"/>
          <w:rtl w:val="0"/>
        </w:rPr>
        <w:t xml:space="preserve"> b)It is also called as document type declaration (DTD). </w:t>
      </w:r>
    </w:p>
    <w:p w:rsidR="00000000" w:rsidDel="00000000" w:rsidP="00000000" w:rsidRDefault="00000000" w:rsidRPr="00000000" w14:paraId="00000124">
      <w:pPr>
        <w:shd w:fill="ffffff" w:val="clear"/>
        <w:ind w:left="720" w:firstLine="0"/>
        <w:rPr>
          <w:color w:val="434343"/>
          <w:sz w:val="21"/>
          <w:szCs w:val="21"/>
        </w:rPr>
      </w:pPr>
      <w:r w:rsidDel="00000000" w:rsidR="00000000" w:rsidRPr="00000000">
        <w:rPr>
          <w:color w:val="434343"/>
          <w:sz w:val="21"/>
          <w:szCs w:val="21"/>
          <w:rtl w:val="0"/>
        </w:rPr>
        <w:t xml:space="preserve">c)All HTML documents must start with a &lt;!DOCTYPE&gt; declaration.</w:t>
      </w:r>
    </w:p>
    <w:p w:rsidR="00000000" w:rsidDel="00000000" w:rsidP="00000000" w:rsidRDefault="00000000" w:rsidRPr="00000000" w14:paraId="00000125">
      <w:pPr>
        <w:shd w:fill="ffffff" w:val="clear"/>
        <w:ind w:left="720" w:firstLine="0"/>
        <w:rPr>
          <w:color w:val="434343"/>
          <w:sz w:val="21"/>
          <w:szCs w:val="21"/>
        </w:rPr>
      </w:pPr>
      <w:r w:rsidDel="00000000" w:rsidR="00000000" w:rsidRPr="00000000">
        <w:rPr>
          <w:color w:val="434343"/>
          <w:sz w:val="21"/>
          <w:szCs w:val="21"/>
          <w:rtl w:val="0"/>
        </w:rPr>
        <w:t xml:space="preserve">d)It informs the web browser about the type and version of HTML used in building the web document.</w:t>
      </w:r>
    </w:p>
    <w:p w:rsidR="00000000" w:rsidDel="00000000" w:rsidP="00000000" w:rsidRDefault="00000000" w:rsidRPr="00000000" w14:paraId="00000126">
      <w:pPr>
        <w:shd w:fill="ffffff" w:val="clear"/>
        <w:ind w:left="720" w:firstLine="0"/>
        <w:rPr>
          <w:color w:val="434343"/>
          <w:sz w:val="21"/>
          <w:szCs w:val="21"/>
        </w:rPr>
      </w:pPr>
      <w:r w:rsidDel="00000000" w:rsidR="00000000" w:rsidRPr="00000000">
        <w:rPr>
          <w:color w:val="434343"/>
          <w:sz w:val="21"/>
          <w:szCs w:val="21"/>
          <w:rtl w:val="0"/>
        </w:rPr>
        <w:t xml:space="preserve">e)It helps the browser to handle and load it properly.</w:t>
      </w:r>
    </w:p>
    <w:p w:rsidR="00000000" w:rsidDel="00000000" w:rsidP="00000000" w:rsidRDefault="00000000" w:rsidRPr="00000000" w14:paraId="00000127">
      <w:pPr>
        <w:shd w:fill="ffffff" w:val="clear"/>
        <w:ind w:left="720" w:firstLine="0"/>
        <w:rPr>
          <w:color w:val="434343"/>
          <w:sz w:val="21"/>
          <w:szCs w:val="21"/>
        </w:rPr>
      </w:pPr>
      <w:r w:rsidDel="00000000" w:rsidR="00000000" w:rsidRPr="00000000">
        <w:rPr>
          <w:color w:val="434343"/>
          <w:sz w:val="21"/>
          <w:szCs w:val="21"/>
          <w:rtl w:val="0"/>
        </w:rPr>
        <w:t xml:space="preserve">f)The &lt;!DOCTYPE&gt; declaration is NOT case sensitive.</w:t>
      </w:r>
    </w:p>
    <w:p w:rsidR="00000000" w:rsidDel="00000000" w:rsidP="00000000" w:rsidRDefault="00000000" w:rsidRPr="00000000" w14:paraId="00000128">
      <w:pPr>
        <w:shd w:fill="ffffff" w:val="clear"/>
        <w:ind w:left="720" w:firstLine="0"/>
        <w:rPr>
          <w:color w:val="434343"/>
          <w:sz w:val="21"/>
          <w:szCs w:val="21"/>
        </w:rPr>
      </w:pPr>
      <w:r w:rsidDel="00000000" w:rsidR="00000000" w:rsidRPr="00000000">
        <w:rPr>
          <w:color w:val="434343"/>
          <w:sz w:val="21"/>
          <w:szCs w:val="21"/>
          <w:rtl w:val="0"/>
        </w:rPr>
        <w:t xml:space="preserve">g)It is a null element which does not contain the closing tag, and must not include any content within it.</w:t>
      </w:r>
    </w:p>
    <w:p w:rsidR="00000000" w:rsidDel="00000000" w:rsidP="00000000" w:rsidRDefault="00000000" w:rsidRPr="00000000" w14:paraId="00000129">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12A">
      <w:pPr>
        <w:shd w:fill="ffffff" w:val="clear"/>
        <w:spacing w:after="160" w:lineRule="auto"/>
        <w:rPr>
          <w:color w:val="434343"/>
          <w:sz w:val="21"/>
          <w:szCs w:val="21"/>
        </w:rPr>
      </w:pPr>
      <w:r w:rsidDel="00000000" w:rsidR="00000000" w:rsidRPr="00000000">
        <w:rPr>
          <w:color w:val="434343"/>
          <w:sz w:val="21"/>
          <w:szCs w:val="21"/>
          <w:rtl w:val="0"/>
        </w:rPr>
        <w:t xml:space="preserve">10. Explain 5 HTML5 semantic tags.</w:t>
      </w:r>
    </w:p>
    <w:p w:rsidR="00000000" w:rsidDel="00000000" w:rsidP="00000000" w:rsidRDefault="00000000" w:rsidRPr="00000000" w14:paraId="0000012B">
      <w:pPr>
        <w:shd w:fill="ffffff" w:val="clear"/>
        <w:spacing w:after="160" w:lineRule="auto"/>
        <w:rPr>
          <w:color w:val="434343"/>
          <w:sz w:val="21"/>
          <w:szCs w:val="21"/>
        </w:rPr>
      </w:pPr>
      <w:r w:rsidDel="00000000" w:rsidR="00000000" w:rsidRPr="00000000">
        <w:rPr>
          <w:color w:val="434343"/>
          <w:sz w:val="21"/>
          <w:szCs w:val="21"/>
          <w:rtl w:val="0"/>
        </w:rPr>
        <w:t xml:space="preserve">Ans: 1) &lt;article&gt;</w:t>
      </w:r>
    </w:p>
    <w:p w:rsidR="00000000" w:rsidDel="00000000" w:rsidP="00000000" w:rsidRDefault="00000000" w:rsidRPr="00000000" w14:paraId="0000012C">
      <w:pPr>
        <w:shd w:fill="ffffff" w:val="clear"/>
        <w:spacing w:after="160" w:lineRule="auto"/>
        <w:rPr>
          <w:color w:val="434343"/>
          <w:sz w:val="21"/>
          <w:szCs w:val="21"/>
        </w:rPr>
      </w:pPr>
      <w:r w:rsidDel="00000000" w:rsidR="00000000" w:rsidRPr="00000000">
        <w:rPr>
          <w:color w:val="434343"/>
          <w:sz w:val="21"/>
          <w:szCs w:val="21"/>
          <w:rtl w:val="0"/>
        </w:rPr>
        <w:t xml:space="preserve">        a)The &lt;article&gt; element specifies independent, self-contained content.</w:t>
      </w:r>
    </w:p>
    <w:p w:rsidR="00000000" w:rsidDel="00000000" w:rsidP="00000000" w:rsidRDefault="00000000" w:rsidRPr="00000000" w14:paraId="0000012D">
      <w:pPr>
        <w:shd w:fill="ffffff" w:val="clear"/>
        <w:spacing w:after="160" w:lineRule="auto"/>
        <w:rPr>
          <w:color w:val="434343"/>
          <w:sz w:val="21"/>
          <w:szCs w:val="21"/>
        </w:rPr>
      </w:pPr>
      <w:r w:rsidDel="00000000" w:rsidR="00000000" w:rsidRPr="00000000">
        <w:rPr>
          <w:color w:val="434343"/>
          <w:sz w:val="21"/>
          <w:szCs w:val="21"/>
          <w:rtl w:val="0"/>
        </w:rPr>
        <w:t xml:space="preserve">        b)An article should make sense on its own, and it should be possible to read it independently    from the rest of the web site.Examples:Newspaper article,Blog post.</w:t>
      </w:r>
    </w:p>
    <w:p w:rsidR="00000000" w:rsidDel="00000000" w:rsidP="00000000" w:rsidRDefault="00000000" w:rsidRPr="00000000" w14:paraId="0000012E">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12F">
      <w:pPr>
        <w:shd w:fill="ffffff" w:val="clear"/>
        <w:spacing w:after="160" w:lineRule="auto"/>
        <w:rPr>
          <w:color w:val="434343"/>
          <w:sz w:val="21"/>
          <w:szCs w:val="21"/>
        </w:rPr>
      </w:pPr>
      <w:r w:rsidDel="00000000" w:rsidR="00000000" w:rsidRPr="00000000">
        <w:rPr>
          <w:color w:val="434343"/>
          <w:sz w:val="21"/>
          <w:szCs w:val="21"/>
          <w:rtl w:val="0"/>
        </w:rPr>
        <w:t xml:space="preserve">       2)&lt;header&gt;</w:t>
      </w:r>
    </w:p>
    <w:p w:rsidR="00000000" w:rsidDel="00000000" w:rsidP="00000000" w:rsidRDefault="00000000" w:rsidRPr="00000000" w14:paraId="00000130">
      <w:pPr>
        <w:shd w:fill="ffffff" w:val="clear"/>
        <w:spacing w:after="220" w:before="220" w:lineRule="auto"/>
        <w:rPr>
          <w:color w:val="434343"/>
          <w:sz w:val="21"/>
          <w:szCs w:val="21"/>
        </w:rPr>
      </w:pPr>
      <w:r w:rsidDel="00000000" w:rsidR="00000000" w:rsidRPr="00000000">
        <w:rPr>
          <w:color w:val="434343"/>
          <w:sz w:val="21"/>
          <w:szCs w:val="21"/>
          <w:rtl w:val="0"/>
        </w:rPr>
        <w:t xml:space="preserve">       a)The &lt;header&gt; element specifies a header for a document or section.</w:t>
      </w:r>
    </w:p>
    <w:p w:rsidR="00000000" w:rsidDel="00000000" w:rsidP="00000000" w:rsidRDefault="00000000" w:rsidRPr="00000000" w14:paraId="00000131">
      <w:pPr>
        <w:shd w:fill="ffffff" w:val="clear"/>
        <w:spacing w:after="220" w:before="220" w:lineRule="auto"/>
        <w:rPr>
          <w:color w:val="434343"/>
          <w:sz w:val="21"/>
          <w:szCs w:val="21"/>
        </w:rPr>
      </w:pPr>
      <w:r w:rsidDel="00000000" w:rsidR="00000000" w:rsidRPr="00000000">
        <w:rPr>
          <w:color w:val="434343"/>
          <w:sz w:val="21"/>
          <w:szCs w:val="21"/>
          <w:rtl w:val="0"/>
        </w:rPr>
        <w:t xml:space="preserve">       b)The &lt;header&gt; element should be used as a container for introductory content.</w:t>
      </w:r>
    </w:p>
    <w:p w:rsidR="00000000" w:rsidDel="00000000" w:rsidP="00000000" w:rsidRDefault="00000000" w:rsidRPr="00000000" w14:paraId="00000132">
      <w:pPr>
        <w:shd w:fill="ffffff" w:val="clear"/>
        <w:spacing w:after="220" w:before="220" w:lineRule="auto"/>
        <w:rPr>
          <w:color w:val="434343"/>
          <w:sz w:val="21"/>
          <w:szCs w:val="21"/>
        </w:rPr>
      </w:pPr>
      <w:r w:rsidDel="00000000" w:rsidR="00000000" w:rsidRPr="00000000">
        <w:rPr>
          <w:rtl w:val="0"/>
        </w:rPr>
      </w:r>
    </w:p>
    <w:p w:rsidR="00000000" w:rsidDel="00000000" w:rsidP="00000000" w:rsidRDefault="00000000" w:rsidRPr="00000000" w14:paraId="00000133">
      <w:pPr>
        <w:shd w:fill="ffffff" w:val="clear"/>
        <w:spacing w:after="220" w:before="220" w:lineRule="auto"/>
        <w:rPr>
          <w:color w:val="434343"/>
          <w:sz w:val="21"/>
          <w:szCs w:val="21"/>
        </w:rPr>
      </w:pPr>
      <w:r w:rsidDel="00000000" w:rsidR="00000000" w:rsidRPr="00000000">
        <w:rPr>
          <w:color w:val="434343"/>
          <w:sz w:val="21"/>
          <w:szCs w:val="21"/>
          <w:rtl w:val="0"/>
        </w:rPr>
        <w:t xml:space="preserve">     3)&lt;footer&gt;</w:t>
      </w:r>
    </w:p>
    <w:p w:rsidR="00000000" w:rsidDel="00000000" w:rsidP="00000000" w:rsidRDefault="00000000" w:rsidRPr="00000000" w14:paraId="00000134">
      <w:pPr>
        <w:shd w:fill="ffffff" w:val="clear"/>
        <w:spacing w:after="220" w:before="220" w:lineRule="auto"/>
        <w:rPr>
          <w:color w:val="434343"/>
          <w:sz w:val="21"/>
          <w:szCs w:val="21"/>
        </w:rPr>
      </w:pPr>
      <w:r w:rsidDel="00000000" w:rsidR="00000000" w:rsidRPr="00000000">
        <w:rPr>
          <w:color w:val="434343"/>
          <w:sz w:val="21"/>
          <w:szCs w:val="21"/>
          <w:rtl w:val="0"/>
        </w:rPr>
        <w:t xml:space="preserve">      a)The &lt;footer&gt; element specifies a footer for a document or section.</w:t>
      </w:r>
    </w:p>
    <w:p w:rsidR="00000000" w:rsidDel="00000000" w:rsidP="00000000" w:rsidRDefault="00000000" w:rsidRPr="00000000" w14:paraId="00000135">
      <w:pPr>
        <w:shd w:fill="ffffff" w:val="clear"/>
        <w:spacing w:after="220" w:before="220" w:lineRule="auto"/>
        <w:rPr>
          <w:color w:val="434343"/>
          <w:sz w:val="21"/>
          <w:szCs w:val="21"/>
        </w:rPr>
      </w:pPr>
      <w:r w:rsidDel="00000000" w:rsidR="00000000" w:rsidRPr="00000000">
        <w:rPr>
          <w:color w:val="434343"/>
          <w:sz w:val="21"/>
          <w:szCs w:val="21"/>
          <w:rtl w:val="0"/>
        </w:rPr>
        <w:t xml:space="preserve">       b)A &lt;footer&gt; element should contain information about its containing element.</w:t>
      </w:r>
    </w:p>
    <w:p w:rsidR="00000000" w:rsidDel="00000000" w:rsidP="00000000" w:rsidRDefault="00000000" w:rsidRPr="00000000" w14:paraId="00000136">
      <w:pPr>
        <w:shd w:fill="ffffff" w:val="clear"/>
        <w:spacing w:after="220" w:before="220" w:lineRule="auto"/>
        <w:rPr>
          <w:color w:val="434343"/>
          <w:sz w:val="21"/>
          <w:szCs w:val="21"/>
        </w:rPr>
      </w:pPr>
      <w:r w:rsidDel="00000000" w:rsidR="00000000" w:rsidRPr="00000000">
        <w:rPr>
          <w:rtl w:val="0"/>
        </w:rPr>
      </w:r>
    </w:p>
    <w:p w:rsidR="00000000" w:rsidDel="00000000" w:rsidP="00000000" w:rsidRDefault="00000000" w:rsidRPr="00000000" w14:paraId="00000137">
      <w:pPr>
        <w:shd w:fill="ffffff" w:val="clear"/>
        <w:spacing w:after="220" w:before="220" w:lineRule="auto"/>
        <w:rPr>
          <w:color w:val="434343"/>
          <w:sz w:val="21"/>
          <w:szCs w:val="21"/>
        </w:rPr>
      </w:pPr>
      <w:r w:rsidDel="00000000" w:rsidR="00000000" w:rsidRPr="00000000">
        <w:rPr>
          <w:color w:val="434343"/>
          <w:sz w:val="21"/>
          <w:szCs w:val="21"/>
          <w:rtl w:val="0"/>
        </w:rPr>
        <w:t xml:space="preserve"> 4) &lt;nav&gt;</w:t>
      </w:r>
    </w:p>
    <w:p w:rsidR="00000000" w:rsidDel="00000000" w:rsidP="00000000" w:rsidRDefault="00000000" w:rsidRPr="00000000" w14:paraId="00000138">
      <w:pPr>
        <w:shd w:fill="ffffff" w:val="clear"/>
        <w:spacing w:after="220" w:before="220" w:lineRule="auto"/>
        <w:rPr>
          <w:color w:val="434343"/>
          <w:sz w:val="21"/>
          <w:szCs w:val="21"/>
        </w:rPr>
      </w:pPr>
      <w:r w:rsidDel="00000000" w:rsidR="00000000" w:rsidRPr="00000000">
        <w:rPr>
          <w:color w:val="434343"/>
          <w:sz w:val="21"/>
          <w:szCs w:val="21"/>
          <w:rtl w:val="0"/>
        </w:rPr>
        <w:t xml:space="preserve">     a)The &lt;nav&gt; element defines a set of navigation links.</w:t>
      </w:r>
    </w:p>
    <w:p w:rsidR="00000000" w:rsidDel="00000000" w:rsidP="00000000" w:rsidRDefault="00000000" w:rsidRPr="00000000" w14:paraId="00000139">
      <w:pPr>
        <w:shd w:fill="ffffff" w:val="clear"/>
        <w:spacing w:after="220" w:before="220" w:lineRule="auto"/>
        <w:rPr>
          <w:color w:val="434343"/>
          <w:sz w:val="21"/>
          <w:szCs w:val="21"/>
        </w:rPr>
      </w:pPr>
      <w:r w:rsidDel="00000000" w:rsidR="00000000" w:rsidRPr="00000000">
        <w:rPr>
          <w:color w:val="434343"/>
          <w:sz w:val="21"/>
          <w:szCs w:val="21"/>
          <w:rtl w:val="0"/>
        </w:rPr>
        <w:t xml:space="preserve">     b)The &lt;nav&gt; element is used for large blocks of navigation links</w:t>
      </w:r>
    </w:p>
    <w:p w:rsidR="00000000" w:rsidDel="00000000" w:rsidP="00000000" w:rsidRDefault="00000000" w:rsidRPr="00000000" w14:paraId="0000013A">
      <w:pPr>
        <w:shd w:fill="ffffff" w:val="clear"/>
        <w:spacing w:after="220" w:before="220" w:lineRule="auto"/>
        <w:rPr>
          <w:color w:val="434343"/>
          <w:sz w:val="21"/>
          <w:szCs w:val="21"/>
        </w:rPr>
      </w:pPr>
      <w:r w:rsidDel="00000000" w:rsidR="00000000" w:rsidRPr="00000000">
        <w:rPr>
          <w:rtl w:val="0"/>
        </w:rPr>
      </w:r>
    </w:p>
    <w:p w:rsidR="00000000" w:rsidDel="00000000" w:rsidP="00000000" w:rsidRDefault="00000000" w:rsidRPr="00000000" w14:paraId="0000013B">
      <w:pPr>
        <w:shd w:fill="ffffff" w:val="clear"/>
        <w:spacing w:after="220" w:before="220" w:lineRule="auto"/>
        <w:rPr>
          <w:color w:val="434343"/>
          <w:sz w:val="21"/>
          <w:szCs w:val="21"/>
        </w:rPr>
      </w:pPr>
      <w:r w:rsidDel="00000000" w:rsidR="00000000" w:rsidRPr="00000000">
        <w:rPr>
          <w:color w:val="434343"/>
          <w:sz w:val="21"/>
          <w:szCs w:val="21"/>
          <w:rtl w:val="0"/>
        </w:rPr>
        <w:t xml:space="preserve"> 5) &lt;aside&gt;</w:t>
      </w:r>
    </w:p>
    <w:p w:rsidR="00000000" w:rsidDel="00000000" w:rsidP="00000000" w:rsidRDefault="00000000" w:rsidRPr="00000000" w14:paraId="0000013C">
      <w:pPr>
        <w:shd w:fill="ffffff" w:val="clear"/>
        <w:spacing w:after="220" w:before="220" w:lineRule="auto"/>
        <w:rPr>
          <w:color w:val="434343"/>
          <w:sz w:val="21"/>
          <w:szCs w:val="21"/>
        </w:rPr>
      </w:pPr>
      <w:r w:rsidDel="00000000" w:rsidR="00000000" w:rsidRPr="00000000">
        <w:rPr>
          <w:color w:val="434343"/>
          <w:sz w:val="21"/>
          <w:szCs w:val="21"/>
          <w:rtl w:val="0"/>
        </w:rPr>
        <w:t xml:space="preserve">   a)</w:t>
      </w:r>
      <w:r w:rsidDel="00000000" w:rsidR="00000000" w:rsidRPr="00000000">
        <w:rPr>
          <w:color w:val="434343"/>
          <w:sz w:val="21"/>
          <w:szCs w:val="21"/>
          <w:highlight w:val="white"/>
          <w:rtl w:val="0"/>
        </w:rPr>
        <w:t xml:space="preserve">The &lt;aside&gt; element defines some content aside from the content it is placed in (like a sidebar).</w:t>
      </w:r>
      <w:r w:rsidDel="00000000" w:rsidR="00000000" w:rsidRPr="00000000">
        <w:rPr>
          <w:rtl w:val="0"/>
        </w:rPr>
      </w:r>
    </w:p>
    <w:p w:rsidR="00000000" w:rsidDel="00000000" w:rsidP="00000000" w:rsidRDefault="00000000" w:rsidRPr="00000000" w14:paraId="0000013D">
      <w:pPr>
        <w:shd w:fill="ffffff" w:val="clear"/>
        <w:spacing w:after="220" w:before="220" w:lineRule="auto"/>
        <w:rPr>
          <w:color w:val="434343"/>
          <w:sz w:val="21"/>
          <w:szCs w:val="21"/>
        </w:rPr>
      </w:pPr>
      <w:r w:rsidDel="00000000" w:rsidR="00000000" w:rsidRPr="00000000">
        <w:rPr>
          <w:rtl w:val="0"/>
        </w:rPr>
      </w:r>
    </w:p>
    <w:p w:rsidR="00000000" w:rsidDel="00000000" w:rsidP="00000000" w:rsidRDefault="00000000" w:rsidRPr="00000000" w14:paraId="0000013E">
      <w:pPr>
        <w:shd w:fill="ffffff" w:val="clear"/>
        <w:spacing w:after="220" w:before="220" w:lineRule="auto"/>
        <w:rPr>
          <w:color w:val="434343"/>
          <w:sz w:val="21"/>
          <w:szCs w:val="21"/>
        </w:rPr>
      </w:pPr>
      <w:r w:rsidDel="00000000" w:rsidR="00000000" w:rsidRPr="00000000">
        <w:rPr>
          <w:color w:val="434343"/>
          <w:sz w:val="21"/>
          <w:szCs w:val="21"/>
          <w:rtl w:val="0"/>
        </w:rPr>
        <w:t xml:space="preserve">11. Create HTML for web-page.jpg </w:t>
      </w:r>
    </w:p>
    <w:p w:rsidR="00000000" w:rsidDel="00000000" w:rsidP="00000000" w:rsidRDefault="00000000" w:rsidRPr="00000000" w14:paraId="0000013F">
      <w:pPr>
        <w:shd w:fill="ffffff" w:val="clear"/>
        <w:spacing w:after="160" w:lineRule="auto"/>
        <w:rPr>
          <w:color w:val="434343"/>
          <w:sz w:val="21"/>
          <w:szCs w:val="21"/>
        </w:rPr>
      </w:pPr>
      <w:r w:rsidDel="00000000" w:rsidR="00000000" w:rsidRPr="00000000">
        <w:rPr>
          <w:color w:val="434343"/>
          <w:sz w:val="21"/>
          <w:szCs w:val="21"/>
        </w:rPr>
        <w:drawing>
          <wp:inline distB="114300" distT="114300" distL="114300" distR="114300">
            <wp:extent cx="5943600" cy="3340100"/>
            <wp:effectExtent b="0" l="0" r="0" t="0"/>
            <wp:docPr id="1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hd w:fill="ffffff" w:val="clear"/>
        <w:spacing w:after="160" w:lineRule="auto"/>
        <w:rPr>
          <w:color w:val="434343"/>
          <w:sz w:val="21"/>
          <w:szCs w:val="21"/>
        </w:rPr>
      </w:pPr>
      <w:r w:rsidDel="00000000" w:rsidR="00000000" w:rsidRPr="00000000">
        <w:rPr>
          <w:color w:val="434343"/>
          <w:sz w:val="21"/>
          <w:szCs w:val="21"/>
        </w:rPr>
        <w:drawing>
          <wp:inline distB="114300" distT="114300" distL="114300" distR="114300">
            <wp:extent cx="5943600" cy="3340100"/>
            <wp:effectExtent b="0" l="0" r="0" t="0"/>
            <wp:docPr id="6"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142">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143">
      <w:pPr>
        <w:shd w:fill="ffffff" w:val="clear"/>
        <w:spacing w:after="160" w:lineRule="auto"/>
        <w:rPr>
          <w:color w:val="434343"/>
          <w:sz w:val="21"/>
          <w:szCs w:val="21"/>
        </w:rPr>
      </w:pPr>
      <w:r w:rsidDel="00000000" w:rsidR="00000000" w:rsidRPr="00000000">
        <w:rPr>
          <w:color w:val="434343"/>
          <w:sz w:val="21"/>
          <w:szCs w:val="21"/>
          <w:rtl w:val="0"/>
        </w:rPr>
        <w:t xml:space="preserve">Webpage.html:</w:t>
      </w:r>
    </w:p>
    <w:p w:rsidR="00000000" w:rsidDel="00000000" w:rsidP="00000000" w:rsidRDefault="00000000" w:rsidRPr="00000000" w14:paraId="00000144">
      <w:pPr>
        <w:shd w:fill="ffffff" w:val="clear"/>
        <w:spacing w:after="160" w:lineRule="auto"/>
        <w:rPr>
          <w:color w:val="434343"/>
          <w:sz w:val="21"/>
          <w:szCs w:val="21"/>
        </w:rPr>
      </w:pPr>
      <w:r w:rsidDel="00000000" w:rsidR="00000000" w:rsidRPr="00000000">
        <w:rPr>
          <w:color w:val="434343"/>
          <w:sz w:val="21"/>
          <w:szCs w:val="21"/>
          <w:rtl w:val="0"/>
        </w:rPr>
        <w:t xml:space="preserve">&lt;html&gt;</w:t>
      </w:r>
    </w:p>
    <w:p w:rsidR="00000000" w:rsidDel="00000000" w:rsidP="00000000" w:rsidRDefault="00000000" w:rsidRPr="00000000" w14:paraId="00000145">
      <w:pPr>
        <w:shd w:fill="ffffff" w:val="clear"/>
        <w:spacing w:after="160" w:lineRule="auto"/>
        <w:rPr>
          <w:color w:val="434343"/>
          <w:sz w:val="21"/>
          <w:szCs w:val="21"/>
        </w:rPr>
      </w:pPr>
      <w:r w:rsidDel="00000000" w:rsidR="00000000" w:rsidRPr="00000000">
        <w:rPr>
          <w:color w:val="434343"/>
          <w:sz w:val="21"/>
          <w:szCs w:val="21"/>
          <w:rtl w:val="0"/>
        </w:rPr>
        <w:t xml:space="preserve">&lt;head&gt;</w:t>
      </w:r>
    </w:p>
    <w:p w:rsidR="00000000" w:rsidDel="00000000" w:rsidP="00000000" w:rsidRDefault="00000000" w:rsidRPr="00000000" w14:paraId="00000146">
      <w:pPr>
        <w:shd w:fill="ffffff" w:val="clear"/>
        <w:spacing w:after="160" w:lineRule="auto"/>
        <w:rPr>
          <w:color w:val="434343"/>
          <w:sz w:val="21"/>
          <w:szCs w:val="21"/>
        </w:rPr>
      </w:pPr>
      <w:r w:rsidDel="00000000" w:rsidR="00000000" w:rsidRPr="00000000">
        <w:rPr>
          <w:color w:val="434343"/>
          <w:sz w:val="21"/>
          <w:szCs w:val="21"/>
          <w:rtl w:val="0"/>
        </w:rPr>
        <w:t xml:space="preserve">  &lt;title&gt;&lt;/title&gt;</w:t>
      </w:r>
    </w:p>
    <w:p w:rsidR="00000000" w:rsidDel="00000000" w:rsidP="00000000" w:rsidRDefault="00000000" w:rsidRPr="00000000" w14:paraId="00000147">
      <w:pPr>
        <w:shd w:fill="ffffff" w:val="clear"/>
        <w:spacing w:after="160" w:lineRule="auto"/>
        <w:rPr>
          <w:color w:val="434343"/>
          <w:sz w:val="21"/>
          <w:szCs w:val="21"/>
        </w:rPr>
      </w:pPr>
      <w:r w:rsidDel="00000000" w:rsidR="00000000" w:rsidRPr="00000000">
        <w:rPr>
          <w:color w:val="434343"/>
          <w:sz w:val="21"/>
          <w:szCs w:val="21"/>
          <w:rtl w:val="0"/>
        </w:rPr>
        <w:t xml:space="preserve">  &lt;link rel="stylesheet" type="text/css" href="webpage.css"&gt;</w:t>
      </w:r>
    </w:p>
    <w:p w:rsidR="00000000" w:rsidDel="00000000" w:rsidP="00000000" w:rsidRDefault="00000000" w:rsidRPr="00000000" w14:paraId="00000148">
      <w:pPr>
        <w:shd w:fill="ffffff" w:val="clear"/>
        <w:spacing w:after="160" w:lineRule="auto"/>
        <w:rPr>
          <w:color w:val="434343"/>
          <w:sz w:val="21"/>
          <w:szCs w:val="21"/>
        </w:rPr>
      </w:pPr>
      <w:r w:rsidDel="00000000" w:rsidR="00000000" w:rsidRPr="00000000">
        <w:rPr>
          <w:color w:val="434343"/>
          <w:sz w:val="21"/>
          <w:szCs w:val="21"/>
          <w:rtl w:val="0"/>
        </w:rPr>
        <w:t xml:space="preserve">  &lt;link rel="stylesheet" href="https://maxcdn.bootstrapcdn.com/bootstrap/4.0.0/css/bootstrap.min.css" integrity="sha384-Gn5384xqQ1aoWXA+058RXPxPg6fy4IWvTNh0E263XmFcJlSAwiGgFAW/dAiS6JXm" crossorigin="anonymous"&gt;</w:t>
      </w:r>
    </w:p>
    <w:p w:rsidR="00000000" w:rsidDel="00000000" w:rsidP="00000000" w:rsidRDefault="00000000" w:rsidRPr="00000000" w14:paraId="00000149">
      <w:pPr>
        <w:shd w:fill="ffffff" w:val="clear"/>
        <w:spacing w:after="160" w:lineRule="auto"/>
        <w:rPr>
          <w:color w:val="434343"/>
          <w:sz w:val="21"/>
          <w:szCs w:val="21"/>
        </w:rPr>
      </w:pPr>
      <w:r w:rsidDel="00000000" w:rsidR="00000000" w:rsidRPr="00000000">
        <w:rPr>
          <w:color w:val="434343"/>
          <w:sz w:val="21"/>
          <w:szCs w:val="21"/>
          <w:rtl w:val="0"/>
        </w:rPr>
        <w:t xml:space="preserve">&lt;/head&gt;</w:t>
      </w:r>
    </w:p>
    <w:p w:rsidR="00000000" w:rsidDel="00000000" w:rsidP="00000000" w:rsidRDefault="00000000" w:rsidRPr="00000000" w14:paraId="0000014A">
      <w:pPr>
        <w:shd w:fill="ffffff" w:val="clear"/>
        <w:spacing w:after="160" w:lineRule="auto"/>
        <w:rPr>
          <w:color w:val="434343"/>
          <w:sz w:val="21"/>
          <w:szCs w:val="21"/>
        </w:rPr>
      </w:pPr>
      <w:r w:rsidDel="00000000" w:rsidR="00000000" w:rsidRPr="00000000">
        <w:rPr>
          <w:color w:val="434343"/>
          <w:sz w:val="21"/>
          <w:szCs w:val="21"/>
          <w:rtl w:val="0"/>
        </w:rPr>
        <w:t xml:space="preserve">&lt;body&gt;</w:t>
      </w:r>
    </w:p>
    <w:p w:rsidR="00000000" w:rsidDel="00000000" w:rsidP="00000000" w:rsidRDefault="00000000" w:rsidRPr="00000000" w14:paraId="0000014B">
      <w:pPr>
        <w:shd w:fill="ffffff" w:val="clear"/>
        <w:spacing w:after="160" w:lineRule="auto"/>
        <w:rPr>
          <w:color w:val="434343"/>
          <w:sz w:val="21"/>
          <w:szCs w:val="21"/>
        </w:rPr>
      </w:pPr>
      <w:r w:rsidDel="00000000" w:rsidR="00000000" w:rsidRPr="00000000">
        <w:rPr>
          <w:color w:val="434343"/>
          <w:sz w:val="21"/>
          <w:szCs w:val="21"/>
          <w:rtl w:val="0"/>
        </w:rPr>
        <w:t xml:space="preserve">  &lt;div class="topnav"&gt;</w:t>
      </w:r>
    </w:p>
    <w:p w:rsidR="00000000" w:rsidDel="00000000" w:rsidP="00000000" w:rsidRDefault="00000000" w:rsidRPr="00000000" w14:paraId="0000014C">
      <w:pPr>
        <w:shd w:fill="ffffff" w:val="clear"/>
        <w:spacing w:after="160" w:lineRule="auto"/>
        <w:rPr>
          <w:color w:val="434343"/>
          <w:sz w:val="21"/>
          <w:szCs w:val="21"/>
        </w:rPr>
      </w:pPr>
      <w:r w:rsidDel="00000000" w:rsidR="00000000" w:rsidRPr="00000000">
        <w:rPr>
          <w:color w:val="434343"/>
          <w:sz w:val="21"/>
          <w:szCs w:val="21"/>
          <w:rtl w:val="0"/>
        </w:rPr>
        <w:t xml:space="preserve">    &lt;a class="navbar-brand" href="#"&gt;TO THE NEW&lt;/a&gt;</w:t>
      </w:r>
    </w:p>
    <w:p w:rsidR="00000000" w:rsidDel="00000000" w:rsidP="00000000" w:rsidRDefault="00000000" w:rsidRPr="00000000" w14:paraId="0000014D">
      <w:pPr>
        <w:shd w:fill="ffffff" w:val="clear"/>
        <w:spacing w:after="160" w:lineRule="auto"/>
        <w:rPr>
          <w:color w:val="434343"/>
          <w:sz w:val="21"/>
          <w:szCs w:val="21"/>
        </w:rPr>
      </w:pPr>
      <w:r w:rsidDel="00000000" w:rsidR="00000000" w:rsidRPr="00000000">
        <w:rPr>
          <w:color w:val="434343"/>
          <w:sz w:val="21"/>
          <w:szCs w:val="21"/>
          <w:rtl w:val="0"/>
        </w:rPr>
        <w:t xml:space="preserve">  &lt;/div&gt;</w:t>
      </w:r>
    </w:p>
    <w:p w:rsidR="00000000" w:rsidDel="00000000" w:rsidP="00000000" w:rsidRDefault="00000000" w:rsidRPr="00000000" w14:paraId="0000014E">
      <w:pPr>
        <w:shd w:fill="ffffff" w:val="clear"/>
        <w:spacing w:after="160" w:lineRule="auto"/>
        <w:rPr>
          <w:color w:val="434343"/>
          <w:sz w:val="21"/>
          <w:szCs w:val="21"/>
        </w:rPr>
      </w:pPr>
      <w:r w:rsidDel="00000000" w:rsidR="00000000" w:rsidRPr="00000000">
        <w:rPr>
          <w:color w:val="434343"/>
          <w:sz w:val="21"/>
          <w:szCs w:val="21"/>
          <w:rtl w:val="0"/>
        </w:rPr>
        <w:t xml:space="preserve">&lt;div class="topnav"&gt;</w:t>
      </w:r>
    </w:p>
    <w:p w:rsidR="00000000" w:rsidDel="00000000" w:rsidP="00000000" w:rsidRDefault="00000000" w:rsidRPr="00000000" w14:paraId="0000014F">
      <w:pPr>
        <w:shd w:fill="ffffff" w:val="clear"/>
        <w:spacing w:after="160" w:lineRule="auto"/>
        <w:rPr>
          <w:color w:val="434343"/>
          <w:sz w:val="21"/>
          <w:szCs w:val="21"/>
        </w:rPr>
      </w:pPr>
      <w:r w:rsidDel="00000000" w:rsidR="00000000" w:rsidRPr="00000000">
        <w:rPr>
          <w:color w:val="434343"/>
          <w:sz w:val="21"/>
          <w:szCs w:val="21"/>
          <w:rtl w:val="0"/>
        </w:rPr>
        <w:t xml:space="preserve">  &lt;a class="active" href="#home"&gt;Home&lt;/a&gt;</w:t>
      </w:r>
    </w:p>
    <w:p w:rsidR="00000000" w:rsidDel="00000000" w:rsidP="00000000" w:rsidRDefault="00000000" w:rsidRPr="00000000" w14:paraId="00000150">
      <w:pPr>
        <w:shd w:fill="ffffff" w:val="clear"/>
        <w:spacing w:after="160" w:lineRule="auto"/>
        <w:rPr>
          <w:color w:val="434343"/>
          <w:sz w:val="21"/>
          <w:szCs w:val="21"/>
        </w:rPr>
      </w:pPr>
      <w:r w:rsidDel="00000000" w:rsidR="00000000" w:rsidRPr="00000000">
        <w:rPr>
          <w:color w:val="434343"/>
          <w:sz w:val="21"/>
          <w:szCs w:val="21"/>
          <w:rtl w:val="0"/>
        </w:rPr>
        <w:t xml:space="preserve">  &lt;a href="#news"&gt;News&lt;/a&gt;</w:t>
      </w:r>
    </w:p>
    <w:p w:rsidR="00000000" w:rsidDel="00000000" w:rsidP="00000000" w:rsidRDefault="00000000" w:rsidRPr="00000000" w14:paraId="00000151">
      <w:pPr>
        <w:shd w:fill="ffffff" w:val="clear"/>
        <w:spacing w:after="160" w:lineRule="auto"/>
        <w:rPr>
          <w:color w:val="434343"/>
          <w:sz w:val="21"/>
          <w:szCs w:val="21"/>
        </w:rPr>
      </w:pPr>
      <w:r w:rsidDel="00000000" w:rsidR="00000000" w:rsidRPr="00000000">
        <w:rPr>
          <w:color w:val="434343"/>
          <w:sz w:val="21"/>
          <w:szCs w:val="21"/>
          <w:rtl w:val="0"/>
        </w:rPr>
        <w:t xml:space="preserve">  &lt;a href="#contact"&gt;Contact&lt;/a&gt;</w:t>
      </w:r>
    </w:p>
    <w:p w:rsidR="00000000" w:rsidDel="00000000" w:rsidP="00000000" w:rsidRDefault="00000000" w:rsidRPr="00000000" w14:paraId="00000152">
      <w:pPr>
        <w:shd w:fill="ffffff" w:val="clear"/>
        <w:spacing w:after="160" w:lineRule="auto"/>
        <w:rPr>
          <w:color w:val="434343"/>
          <w:sz w:val="21"/>
          <w:szCs w:val="21"/>
        </w:rPr>
      </w:pPr>
      <w:r w:rsidDel="00000000" w:rsidR="00000000" w:rsidRPr="00000000">
        <w:rPr>
          <w:color w:val="434343"/>
          <w:sz w:val="21"/>
          <w:szCs w:val="21"/>
          <w:rtl w:val="0"/>
        </w:rPr>
        <w:t xml:space="preserve">  &lt;a href="#about"&gt;About&lt;/a&gt;</w:t>
      </w:r>
    </w:p>
    <w:p w:rsidR="00000000" w:rsidDel="00000000" w:rsidP="00000000" w:rsidRDefault="00000000" w:rsidRPr="00000000" w14:paraId="00000153">
      <w:pPr>
        <w:shd w:fill="ffffff" w:val="clear"/>
        <w:spacing w:after="160" w:lineRule="auto"/>
        <w:rPr>
          <w:color w:val="434343"/>
          <w:sz w:val="21"/>
          <w:szCs w:val="21"/>
        </w:rPr>
      </w:pPr>
      <w:r w:rsidDel="00000000" w:rsidR="00000000" w:rsidRPr="00000000">
        <w:rPr>
          <w:color w:val="434343"/>
          <w:sz w:val="21"/>
          <w:szCs w:val="21"/>
          <w:rtl w:val="0"/>
        </w:rPr>
        <w:t xml:space="preserve">&lt;/div&gt;</w:t>
      </w:r>
    </w:p>
    <w:p w:rsidR="00000000" w:rsidDel="00000000" w:rsidP="00000000" w:rsidRDefault="00000000" w:rsidRPr="00000000" w14:paraId="00000154">
      <w:pPr>
        <w:shd w:fill="ffffff" w:val="clear"/>
        <w:spacing w:after="160" w:lineRule="auto"/>
        <w:rPr>
          <w:color w:val="434343"/>
          <w:sz w:val="21"/>
          <w:szCs w:val="21"/>
        </w:rPr>
      </w:pPr>
      <w:r w:rsidDel="00000000" w:rsidR="00000000" w:rsidRPr="00000000">
        <w:rPr>
          <w:color w:val="434343"/>
          <w:sz w:val="21"/>
          <w:szCs w:val="21"/>
          <w:rtl w:val="0"/>
        </w:rPr>
        <w:t xml:space="preserve">&lt;div class="content"&gt;</w:t>
      </w:r>
    </w:p>
    <w:p w:rsidR="00000000" w:rsidDel="00000000" w:rsidP="00000000" w:rsidRDefault="00000000" w:rsidRPr="00000000" w14:paraId="00000155">
      <w:pPr>
        <w:shd w:fill="ffffff" w:val="clear"/>
        <w:spacing w:after="160" w:lineRule="auto"/>
        <w:rPr>
          <w:color w:val="434343"/>
          <w:sz w:val="21"/>
          <w:szCs w:val="21"/>
        </w:rPr>
      </w:pPr>
      <w:r w:rsidDel="00000000" w:rsidR="00000000" w:rsidRPr="00000000">
        <w:rPr>
          <w:color w:val="434343"/>
          <w:sz w:val="21"/>
          <w:szCs w:val="21"/>
          <w:rtl w:val="0"/>
        </w:rPr>
        <w:tab/>
        <w:t xml:space="preserve">&lt;img id="setImg1" src="img1.jpg"&gt;</w:t>
      </w:r>
    </w:p>
    <w:p w:rsidR="00000000" w:rsidDel="00000000" w:rsidP="00000000" w:rsidRDefault="00000000" w:rsidRPr="00000000" w14:paraId="00000156">
      <w:pPr>
        <w:shd w:fill="ffffff" w:val="clear"/>
        <w:spacing w:after="160" w:lineRule="auto"/>
        <w:rPr>
          <w:color w:val="434343"/>
          <w:sz w:val="21"/>
          <w:szCs w:val="21"/>
        </w:rPr>
      </w:pPr>
      <w:r w:rsidDel="00000000" w:rsidR="00000000" w:rsidRPr="00000000">
        <w:rPr>
          <w:color w:val="434343"/>
          <w:sz w:val="21"/>
          <w:szCs w:val="21"/>
          <w:rtl w:val="0"/>
        </w:rPr>
        <w:tab/>
        <w:t xml:space="preserve">&lt;div class="para"&gt;</w:t>
      </w:r>
    </w:p>
    <w:p w:rsidR="00000000" w:rsidDel="00000000" w:rsidP="00000000" w:rsidRDefault="00000000" w:rsidRPr="00000000" w14:paraId="00000157">
      <w:pPr>
        <w:shd w:fill="ffffff" w:val="clear"/>
        <w:spacing w:after="160" w:lineRule="auto"/>
        <w:rPr>
          <w:color w:val="434343"/>
          <w:sz w:val="21"/>
          <w:szCs w:val="21"/>
        </w:rPr>
      </w:pPr>
      <w:r w:rsidDel="00000000" w:rsidR="00000000" w:rsidRPr="00000000">
        <w:rPr>
          <w:color w:val="434343"/>
          <w:sz w:val="21"/>
          <w:szCs w:val="21"/>
          <w:rtl w:val="0"/>
        </w:rPr>
        <w:tab/>
        <w:tab/>
        <w:t xml:space="preserve">&lt;p &gt;We use cookies to ensure the functionality of our website, to personalize content and advertising, to provide social media features, and to analyze our traffic. If you allow us to do so, we also inform our social media, advertising and analysis partners about your use of our website. You can decide for yourself which categories you want to deny or allow. Please note that based on your settings not all functionalities of the site are available&lt;/p&gt;</w:t>
      </w:r>
    </w:p>
    <w:p w:rsidR="00000000" w:rsidDel="00000000" w:rsidP="00000000" w:rsidRDefault="00000000" w:rsidRPr="00000000" w14:paraId="00000158">
      <w:pPr>
        <w:shd w:fill="ffffff" w:val="clear"/>
        <w:spacing w:after="160" w:lineRule="auto"/>
        <w:rPr>
          <w:color w:val="434343"/>
          <w:sz w:val="21"/>
          <w:szCs w:val="21"/>
        </w:rPr>
      </w:pPr>
      <w:r w:rsidDel="00000000" w:rsidR="00000000" w:rsidRPr="00000000">
        <w:rPr>
          <w:color w:val="434343"/>
          <w:sz w:val="21"/>
          <w:szCs w:val="21"/>
          <w:rtl w:val="0"/>
        </w:rPr>
        <w:tab/>
        <w:t xml:space="preserve">&lt;/div&gt;</w:t>
      </w:r>
    </w:p>
    <w:p w:rsidR="00000000" w:rsidDel="00000000" w:rsidP="00000000" w:rsidRDefault="00000000" w:rsidRPr="00000000" w14:paraId="00000159">
      <w:pPr>
        <w:shd w:fill="ffffff" w:val="clear"/>
        <w:spacing w:after="160" w:lineRule="auto"/>
        <w:rPr>
          <w:color w:val="434343"/>
          <w:sz w:val="21"/>
          <w:szCs w:val="21"/>
        </w:rPr>
      </w:pPr>
      <w:r w:rsidDel="00000000" w:rsidR="00000000" w:rsidRPr="00000000">
        <w:rPr>
          <w:color w:val="434343"/>
          <w:sz w:val="21"/>
          <w:szCs w:val="21"/>
          <w:rtl w:val="0"/>
        </w:rPr>
        <w:tab/>
        <w:t xml:space="preserve">&lt;p class="para"&gt;few more pictures are&lt;/p&gt;</w:t>
      </w:r>
    </w:p>
    <w:p w:rsidR="00000000" w:rsidDel="00000000" w:rsidP="00000000" w:rsidRDefault="00000000" w:rsidRPr="00000000" w14:paraId="0000015A">
      <w:pPr>
        <w:shd w:fill="ffffff" w:val="clear"/>
        <w:spacing w:after="160" w:lineRule="auto"/>
        <w:rPr>
          <w:color w:val="434343"/>
          <w:sz w:val="21"/>
          <w:szCs w:val="21"/>
        </w:rPr>
      </w:pPr>
      <w:r w:rsidDel="00000000" w:rsidR="00000000" w:rsidRPr="00000000">
        <w:rPr>
          <w:color w:val="434343"/>
          <w:sz w:val="21"/>
          <w:szCs w:val="21"/>
          <w:rtl w:val="0"/>
        </w:rPr>
        <w:tab/>
        <w:t xml:space="preserve">&lt;div class="fixSize"&gt;</w:t>
      </w:r>
    </w:p>
    <w:p w:rsidR="00000000" w:rsidDel="00000000" w:rsidP="00000000" w:rsidRDefault="00000000" w:rsidRPr="00000000" w14:paraId="0000015B">
      <w:pPr>
        <w:shd w:fill="ffffff" w:val="clear"/>
        <w:spacing w:after="160" w:lineRule="auto"/>
        <w:rPr>
          <w:color w:val="434343"/>
          <w:sz w:val="21"/>
          <w:szCs w:val="21"/>
        </w:rPr>
      </w:pPr>
      <w:r w:rsidDel="00000000" w:rsidR="00000000" w:rsidRPr="00000000">
        <w:rPr>
          <w:color w:val="434343"/>
          <w:sz w:val="21"/>
          <w:szCs w:val="21"/>
          <w:rtl w:val="0"/>
        </w:rPr>
        <w:tab/>
        <w:tab/>
        <w:t xml:space="preserve">&lt;div class="row"&gt;</w:t>
      </w:r>
    </w:p>
    <w:p w:rsidR="00000000" w:rsidDel="00000000" w:rsidP="00000000" w:rsidRDefault="00000000" w:rsidRPr="00000000" w14:paraId="0000015C">
      <w:pPr>
        <w:shd w:fill="ffffff" w:val="clear"/>
        <w:spacing w:after="160" w:lineRule="auto"/>
        <w:rPr>
          <w:color w:val="434343"/>
          <w:sz w:val="21"/>
          <w:szCs w:val="21"/>
        </w:rPr>
      </w:pPr>
      <w:r w:rsidDel="00000000" w:rsidR="00000000" w:rsidRPr="00000000">
        <w:rPr>
          <w:color w:val="434343"/>
          <w:sz w:val="21"/>
          <w:szCs w:val="21"/>
          <w:rtl w:val="0"/>
        </w:rPr>
        <w:t xml:space="preserve">  </w:t>
        <w:tab/>
        <w:tab/>
        <w:tab/>
        <w:t xml:space="preserve">&lt;div class="col"&gt;&lt;img id="setImg2" src="img2.jpg"&gt;&lt;/div&gt;</w:t>
      </w:r>
    </w:p>
    <w:p w:rsidR="00000000" w:rsidDel="00000000" w:rsidP="00000000" w:rsidRDefault="00000000" w:rsidRPr="00000000" w14:paraId="0000015D">
      <w:pPr>
        <w:shd w:fill="ffffff" w:val="clear"/>
        <w:spacing w:after="160" w:lineRule="auto"/>
        <w:rPr>
          <w:color w:val="434343"/>
          <w:sz w:val="21"/>
          <w:szCs w:val="21"/>
        </w:rPr>
      </w:pPr>
      <w:r w:rsidDel="00000000" w:rsidR="00000000" w:rsidRPr="00000000">
        <w:rPr>
          <w:color w:val="434343"/>
          <w:sz w:val="21"/>
          <w:szCs w:val="21"/>
          <w:rtl w:val="0"/>
        </w:rPr>
        <w:t xml:space="preserve">  </w:t>
        <w:tab/>
        <w:tab/>
        <w:tab/>
        <w:t xml:space="preserve">&lt;div class="col"&gt;&lt;img id="setImg2"src="img2.jpg"&gt;&lt;/div&gt;</w:t>
      </w:r>
    </w:p>
    <w:p w:rsidR="00000000" w:rsidDel="00000000" w:rsidP="00000000" w:rsidRDefault="00000000" w:rsidRPr="00000000" w14:paraId="0000015E">
      <w:pPr>
        <w:shd w:fill="ffffff" w:val="clear"/>
        <w:spacing w:after="160" w:lineRule="auto"/>
        <w:rPr>
          <w:color w:val="434343"/>
          <w:sz w:val="21"/>
          <w:szCs w:val="21"/>
        </w:rPr>
      </w:pPr>
      <w:r w:rsidDel="00000000" w:rsidR="00000000" w:rsidRPr="00000000">
        <w:rPr>
          <w:color w:val="434343"/>
          <w:sz w:val="21"/>
          <w:szCs w:val="21"/>
          <w:rtl w:val="0"/>
        </w:rPr>
        <w:t xml:space="preserve">  </w:t>
        <w:tab/>
        <w:tab/>
        <w:tab/>
        <w:t xml:space="preserve">&lt;div class="col"&gt;&lt;img id="setImg2" src="img2.jpg"&gt;&lt;/div&gt;</w:t>
      </w:r>
    </w:p>
    <w:p w:rsidR="00000000" w:rsidDel="00000000" w:rsidP="00000000" w:rsidRDefault="00000000" w:rsidRPr="00000000" w14:paraId="0000015F">
      <w:pPr>
        <w:shd w:fill="ffffff" w:val="clear"/>
        <w:spacing w:after="160" w:lineRule="auto"/>
        <w:rPr>
          <w:color w:val="434343"/>
          <w:sz w:val="21"/>
          <w:szCs w:val="21"/>
        </w:rPr>
      </w:pPr>
      <w:r w:rsidDel="00000000" w:rsidR="00000000" w:rsidRPr="00000000">
        <w:rPr>
          <w:color w:val="434343"/>
          <w:sz w:val="21"/>
          <w:szCs w:val="21"/>
          <w:rtl w:val="0"/>
        </w:rPr>
        <w:t xml:space="preserve">  </w:t>
        <w:tab/>
        <w:tab/>
        <w:tab/>
        <w:t xml:space="preserve">&lt;div class="col"&gt;&lt;img id="setImg2" src="img2.jpg"&gt;&lt;/div&gt;</w:t>
      </w:r>
    </w:p>
    <w:p w:rsidR="00000000" w:rsidDel="00000000" w:rsidP="00000000" w:rsidRDefault="00000000" w:rsidRPr="00000000" w14:paraId="00000160">
      <w:pPr>
        <w:shd w:fill="ffffff" w:val="clear"/>
        <w:spacing w:after="160" w:lineRule="auto"/>
        <w:rPr>
          <w:color w:val="434343"/>
          <w:sz w:val="21"/>
          <w:szCs w:val="21"/>
        </w:rPr>
      </w:pPr>
      <w:r w:rsidDel="00000000" w:rsidR="00000000" w:rsidRPr="00000000">
        <w:rPr>
          <w:color w:val="434343"/>
          <w:sz w:val="21"/>
          <w:szCs w:val="21"/>
          <w:rtl w:val="0"/>
        </w:rPr>
        <w:tab/>
        <w:tab/>
        <w:t xml:space="preserve">&lt;/div&gt;</w:t>
      </w:r>
    </w:p>
    <w:p w:rsidR="00000000" w:rsidDel="00000000" w:rsidP="00000000" w:rsidRDefault="00000000" w:rsidRPr="00000000" w14:paraId="00000161">
      <w:pPr>
        <w:shd w:fill="ffffff" w:val="clear"/>
        <w:spacing w:after="160" w:lineRule="auto"/>
        <w:rPr>
          <w:color w:val="434343"/>
          <w:sz w:val="21"/>
          <w:szCs w:val="21"/>
        </w:rPr>
      </w:pPr>
      <w:r w:rsidDel="00000000" w:rsidR="00000000" w:rsidRPr="00000000">
        <w:rPr>
          <w:color w:val="434343"/>
          <w:sz w:val="21"/>
          <w:szCs w:val="21"/>
          <w:rtl w:val="0"/>
        </w:rPr>
        <w:tab/>
        <w:t xml:space="preserve">&lt;/div&gt;</w:t>
      </w:r>
    </w:p>
    <w:p w:rsidR="00000000" w:rsidDel="00000000" w:rsidP="00000000" w:rsidRDefault="00000000" w:rsidRPr="00000000" w14:paraId="00000162">
      <w:pPr>
        <w:shd w:fill="ffffff" w:val="clear"/>
        <w:spacing w:after="160" w:lineRule="auto"/>
        <w:rPr>
          <w:color w:val="434343"/>
          <w:sz w:val="21"/>
          <w:szCs w:val="21"/>
        </w:rPr>
      </w:pPr>
      <w:r w:rsidDel="00000000" w:rsidR="00000000" w:rsidRPr="00000000">
        <w:rPr>
          <w:color w:val="434343"/>
          <w:sz w:val="21"/>
          <w:szCs w:val="21"/>
          <w:rtl w:val="0"/>
        </w:rPr>
        <w:t xml:space="preserve">&lt;/div&gt;</w:t>
      </w:r>
    </w:p>
    <w:p w:rsidR="00000000" w:rsidDel="00000000" w:rsidP="00000000" w:rsidRDefault="00000000" w:rsidRPr="00000000" w14:paraId="00000163">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164">
      <w:pPr>
        <w:shd w:fill="ffffff" w:val="clear"/>
        <w:spacing w:after="160" w:lineRule="auto"/>
        <w:rPr>
          <w:color w:val="434343"/>
          <w:sz w:val="21"/>
          <w:szCs w:val="21"/>
        </w:rPr>
      </w:pPr>
      <w:r w:rsidDel="00000000" w:rsidR="00000000" w:rsidRPr="00000000">
        <w:rPr>
          <w:color w:val="434343"/>
          <w:sz w:val="21"/>
          <w:szCs w:val="21"/>
          <w:rtl w:val="0"/>
        </w:rPr>
        <w:t xml:space="preserve">&lt;/body&gt;</w:t>
      </w:r>
    </w:p>
    <w:p w:rsidR="00000000" w:rsidDel="00000000" w:rsidP="00000000" w:rsidRDefault="00000000" w:rsidRPr="00000000" w14:paraId="00000165">
      <w:pPr>
        <w:shd w:fill="ffffff" w:val="clear"/>
        <w:spacing w:after="160" w:lineRule="auto"/>
        <w:rPr>
          <w:color w:val="434343"/>
          <w:sz w:val="21"/>
          <w:szCs w:val="21"/>
        </w:rPr>
      </w:pPr>
      <w:r w:rsidDel="00000000" w:rsidR="00000000" w:rsidRPr="00000000">
        <w:rPr>
          <w:color w:val="434343"/>
          <w:sz w:val="21"/>
          <w:szCs w:val="21"/>
          <w:rtl w:val="0"/>
        </w:rPr>
        <w:t xml:space="preserve">&lt;/html&gt;</w:t>
      </w:r>
    </w:p>
    <w:p w:rsidR="00000000" w:rsidDel="00000000" w:rsidP="00000000" w:rsidRDefault="00000000" w:rsidRPr="00000000" w14:paraId="00000166">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167">
      <w:pPr>
        <w:shd w:fill="ffffff" w:val="clear"/>
        <w:spacing w:after="160" w:lineRule="auto"/>
        <w:rPr>
          <w:color w:val="434343"/>
          <w:sz w:val="21"/>
          <w:szCs w:val="21"/>
        </w:rPr>
      </w:pPr>
      <w:r w:rsidDel="00000000" w:rsidR="00000000" w:rsidRPr="00000000">
        <w:rPr>
          <w:color w:val="434343"/>
          <w:sz w:val="21"/>
          <w:szCs w:val="21"/>
          <w:rtl w:val="0"/>
        </w:rPr>
        <w:t xml:space="preserve">Webpage.css</w:t>
      </w:r>
    </w:p>
    <w:p w:rsidR="00000000" w:rsidDel="00000000" w:rsidP="00000000" w:rsidRDefault="00000000" w:rsidRPr="00000000" w14:paraId="00000168">
      <w:pPr>
        <w:shd w:fill="ffffff" w:val="clear"/>
        <w:spacing w:after="160" w:lineRule="auto"/>
        <w:rPr>
          <w:color w:val="434343"/>
          <w:sz w:val="21"/>
          <w:szCs w:val="21"/>
        </w:rPr>
      </w:pPr>
      <w:r w:rsidDel="00000000" w:rsidR="00000000" w:rsidRPr="00000000">
        <w:rPr>
          <w:color w:val="434343"/>
          <w:sz w:val="21"/>
          <w:szCs w:val="21"/>
          <w:rtl w:val="0"/>
        </w:rPr>
        <w:t xml:space="preserve">.topnav {</w:t>
      </w:r>
    </w:p>
    <w:p w:rsidR="00000000" w:rsidDel="00000000" w:rsidP="00000000" w:rsidRDefault="00000000" w:rsidRPr="00000000" w14:paraId="00000169">
      <w:pPr>
        <w:shd w:fill="ffffff" w:val="clear"/>
        <w:spacing w:after="160" w:lineRule="auto"/>
        <w:rPr>
          <w:color w:val="434343"/>
          <w:sz w:val="21"/>
          <w:szCs w:val="21"/>
        </w:rPr>
      </w:pPr>
      <w:r w:rsidDel="00000000" w:rsidR="00000000" w:rsidRPr="00000000">
        <w:rPr>
          <w:color w:val="434343"/>
          <w:sz w:val="21"/>
          <w:szCs w:val="21"/>
          <w:rtl w:val="0"/>
        </w:rPr>
        <w:t xml:space="preserve">  background-color: #333;</w:t>
      </w:r>
    </w:p>
    <w:p w:rsidR="00000000" w:rsidDel="00000000" w:rsidP="00000000" w:rsidRDefault="00000000" w:rsidRPr="00000000" w14:paraId="0000016A">
      <w:pPr>
        <w:shd w:fill="ffffff" w:val="clear"/>
        <w:spacing w:after="160" w:lineRule="auto"/>
        <w:rPr>
          <w:color w:val="434343"/>
          <w:sz w:val="21"/>
          <w:szCs w:val="21"/>
        </w:rPr>
      </w:pPr>
      <w:r w:rsidDel="00000000" w:rsidR="00000000" w:rsidRPr="00000000">
        <w:rPr>
          <w:color w:val="434343"/>
          <w:sz w:val="21"/>
          <w:szCs w:val="21"/>
          <w:rtl w:val="0"/>
        </w:rPr>
        <w:t xml:space="preserve">  overflow: hidden;</w:t>
      </w:r>
    </w:p>
    <w:p w:rsidR="00000000" w:rsidDel="00000000" w:rsidP="00000000" w:rsidRDefault="00000000" w:rsidRPr="00000000" w14:paraId="0000016B">
      <w:pPr>
        <w:shd w:fill="ffffff" w:val="clear"/>
        <w:spacing w:after="160" w:lineRule="auto"/>
        <w:rPr>
          <w:color w:val="434343"/>
          <w:sz w:val="21"/>
          <w:szCs w:val="21"/>
        </w:rPr>
      </w:pPr>
      <w:r w:rsidDel="00000000" w:rsidR="00000000" w:rsidRPr="00000000">
        <w:rPr>
          <w:color w:val="434343"/>
          <w:sz w:val="21"/>
          <w:szCs w:val="21"/>
          <w:rtl w:val="0"/>
        </w:rPr>
        <w:t xml:space="preserve">  margin-left: 5%;</w:t>
      </w:r>
    </w:p>
    <w:p w:rsidR="00000000" w:rsidDel="00000000" w:rsidP="00000000" w:rsidRDefault="00000000" w:rsidRPr="00000000" w14:paraId="0000016C">
      <w:pPr>
        <w:shd w:fill="ffffff" w:val="clear"/>
        <w:spacing w:after="160" w:lineRule="auto"/>
        <w:rPr>
          <w:color w:val="434343"/>
          <w:sz w:val="21"/>
          <w:szCs w:val="21"/>
        </w:rPr>
      </w:pPr>
      <w:r w:rsidDel="00000000" w:rsidR="00000000" w:rsidRPr="00000000">
        <w:rPr>
          <w:color w:val="434343"/>
          <w:sz w:val="21"/>
          <w:szCs w:val="21"/>
          <w:rtl w:val="0"/>
        </w:rPr>
        <w:t xml:space="preserve">  margin-right:5%;</w:t>
      </w:r>
    </w:p>
    <w:p w:rsidR="00000000" w:rsidDel="00000000" w:rsidP="00000000" w:rsidRDefault="00000000" w:rsidRPr="00000000" w14:paraId="0000016D">
      <w:pPr>
        <w:shd w:fill="ffffff" w:val="clear"/>
        <w:spacing w:after="160" w:lineRule="auto"/>
        <w:rPr>
          <w:color w:val="434343"/>
          <w:sz w:val="21"/>
          <w:szCs w:val="21"/>
        </w:rPr>
      </w:pPr>
      <w:r w:rsidDel="00000000" w:rsidR="00000000" w:rsidRPr="00000000">
        <w:rPr>
          <w:color w:val="434343"/>
          <w:sz w:val="21"/>
          <w:szCs w:val="21"/>
          <w:rtl w:val="0"/>
        </w:rPr>
        <w:t xml:space="preserve">}</w:t>
      </w:r>
    </w:p>
    <w:p w:rsidR="00000000" w:rsidDel="00000000" w:rsidP="00000000" w:rsidRDefault="00000000" w:rsidRPr="00000000" w14:paraId="0000016E">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16F">
      <w:pPr>
        <w:shd w:fill="ffffff" w:val="clear"/>
        <w:spacing w:after="160" w:lineRule="auto"/>
        <w:rPr>
          <w:color w:val="434343"/>
          <w:sz w:val="21"/>
          <w:szCs w:val="21"/>
        </w:rPr>
      </w:pPr>
      <w:r w:rsidDel="00000000" w:rsidR="00000000" w:rsidRPr="00000000">
        <w:rPr>
          <w:color w:val="434343"/>
          <w:sz w:val="21"/>
          <w:szCs w:val="21"/>
          <w:rtl w:val="0"/>
        </w:rPr>
        <w:t xml:space="preserve">.topnav a {</w:t>
      </w:r>
    </w:p>
    <w:p w:rsidR="00000000" w:rsidDel="00000000" w:rsidP="00000000" w:rsidRDefault="00000000" w:rsidRPr="00000000" w14:paraId="00000170">
      <w:pPr>
        <w:shd w:fill="ffffff" w:val="clear"/>
        <w:spacing w:after="160" w:lineRule="auto"/>
        <w:rPr>
          <w:color w:val="434343"/>
          <w:sz w:val="21"/>
          <w:szCs w:val="21"/>
        </w:rPr>
      </w:pPr>
      <w:r w:rsidDel="00000000" w:rsidR="00000000" w:rsidRPr="00000000">
        <w:rPr>
          <w:color w:val="434343"/>
          <w:sz w:val="21"/>
          <w:szCs w:val="21"/>
          <w:rtl w:val="0"/>
        </w:rPr>
        <w:t xml:space="preserve">  float: left;</w:t>
      </w:r>
    </w:p>
    <w:p w:rsidR="00000000" w:rsidDel="00000000" w:rsidP="00000000" w:rsidRDefault="00000000" w:rsidRPr="00000000" w14:paraId="00000171">
      <w:pPr>
        <w:shd w:fill="ffffff" w:val="clear"/>
        <w:spacing w:after="160" w:lineRule="auto"/>
        <w:rPr>
          <w:color w:val="434343"/>
          <w:sz w:val="21"/>
          <w:szCs w:val="21"/>
        </w:rPr>
      </w:pPr>
      <w:r w:rsidDel="00000000" w:rsidR="00000000" w:rsidRPr="00000000">
        <w:rPr>
          <w:color w:val="434343"/>
          <w:sz w:val="21"/>
          <w:szCs w:val="21"/>
          <w:rtl w:val="0"/>
        </w:rPr>
        <w:t xml:space="preserve">  color: #f2f2f2;</w:t>
      </w:r>
    </w:p>
    <w:p w:rsidR="00000000" w:rsidDel="00000000" w:rsidP="00000000" w:rsidRDefault="00000000" w:rsidRPr="00000000" w14:paraId="00000172">
      <w:pPr>
        <w:shd w:fill="ffffff" w:val="clear"/>
        <w:spacing w:after="160" w:lineRule="auto"/>
        <w:rPr>
          <w:color w:val="434343"/>
          <w:sz w:val="21"/>
          <w:szCs w:val="21"/>
        </w:rPr>
      </w:pPr>
      <w:r w:rsidDel="00000000" w:rsidR="00000000" w:rsidRPr="00000000">
        <w:rPr>
          <w:color w:val="434343"/>
          <w:sz w:val="21"/>
          <w:szCs w:val="21"/>
          <w:rtl w:val="0"/>
        </w:rPr>
        <w:t xml:space="preserve">  text-align: center;</w:t>
      </w:r>
    </w:p>
    <w:p w:rsidR="00000000" w:rsidDel="00000000" w:rsidP="00000000" w:rsidRDefault="00000000" w:rsidRPr="00000000" w14:paraId="00000173">
      <w:pPr>
        <w:shd w:fill="ffffff" w:val="clear"/>
        <w:spacing w:after="160" w:lineRule="auto"/>
        <w:rPr>
          <w:color w:val="434343"/>
          <w:sz w:val="21"/>
          <w:szCs w:val="21"/>
        </w:rPr>
      </w:pPr>
      <w:r w:rsidDel="00000000" w:rsidR="00000000" w:rsidRPr="00000000">
        <w:rPr>
          <w:color w:val="434343"/>
          <w:sz w:val="21"/>
          <w:szCs w:val="21"/>
          <w:rtl w:val="0"/>
        </w:rPr>
        <w:t xml:space="preserve">  padding: 14px 16px;</w:t>
      </w:r>
    </w:p>
    <w:p w:rsidR="00000000" w:rsidDel="00000000" w:rsidP="00000000" w:rsidRDefault="00000000" w:rsidRPr="00000000" w14:paraId="00000174">
      <w:pPr>
        <w:shd w:fill="ffffff" w:val="clear"/>
        <w:spacing w:after="160" w:lineRule="auto"/>
        <w:rPr>
          <w:color w:val="434343"/>
          <w:sz w:val="21"/>
          <w:szCs w:val="21"/>
        </w:rPr>
      </w:pPr>
      <w:r w:rsidDel="00000000" w:rsidR="00000000" w:rsidRPr="00000000">
        <w:rPr>
          <w:color w:val="434343"/>
          <w:sz w:val="21"/>
          <w:szCs w:val="21"/>
          <w:rtl w:val="0"/>
        </w:rPr>
        <w:t xml:space="preserve">  text-decoration: none;</w:t>
      </w:r>
    </w:p>
    <w:p w:rsidR="00000000" w:rsidDel="00000000" w:rsidP="00000000" w:rsidRDefault="00000000" w:rsidRPr="00000000" w14:paraId="00000175">
      <w:pPr>
        <w:shd w:fill="ffffff" w:val="clear"/>
        <w:spacing w:after="160" w:lineRule="auto"/>
        <w:rPr>
          <w:color w:val="434343"/>
          <w:sz w:val="21"/>
          <w:szCs w:val="21"/>
        </w:rPr>
      </w:pPr>
      <w:r w:rsidDel="00000000" w:rsidR="00000000" w:rsidRPr="00000000">
        <w:rPr>
          <w:color w:val="434343"/>
          <w:sz w:val="21"/>
          <w:szCs w:val="21"/>
          <w:rtl w:val="0"/>
        </w:rPr>
        <w:t xml:space="preserve">  font-size: 17px;</w:t>
      </w:r>
    </w:p>
    <w:p w:rsidR="00000000" w:rsidDel="00000000" w:rsidP="00000000" w:rsidRDefault="00000000" w:rsidRPr="00000000" w14:paraId="00000176">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177">
      <w:pPr>
        <w:shd w:fill="ffffff" w:val="clear"/>
        <w:spacing w:after="160" w:lineRule="auto"/>
        <w:rPr>
          <w:color w:val="434343"/>
          <w:sz w:val="21"/>
          <w:szCs w:val="21"/>
        </w:rPr>
      </w:pPr>
      <w:r w:rsidDel="00000000" w:rsidR="00000000" w:rsidRPr="00000000">
        <w:rPr>
          <w:color w:val="434343"/>
          <w:sz w:val="21"/>
          <w:szCs w:val="21"/>
          <w:rtl w:val="0"/>
        </w:rPr>
        <w:t xml:space="preserve">}</w:t>
      </w:r>
    </w:p>
    <w:p w:rsidR="00000000" w:rsidDel="00000000" w:rsidP="00000000" w:rsidRDefault="00000000" w:rsidRPr="00000000" w14:paraId="00000178">
      <w:pPr>
        <w:shd w:fill="ffffff" w:val="clear"/>
        <w:spacing w:after="160" w:lineRule="auto"/>
        <w:rPr>
          <w:color w:val="434343"/>
          <w:sz w:val="21"/>
          <w:szCs w:val="21"/>
        </w:rPr>
      </w:pPr>
      <w:r w:rsidDel="00000000" w:rsidR="00000000" w:rsidRPr="00000000">
        <w:rPr>
          <w:color w:val="434343"/>
          <w:sz w:val="21"/>
          <w:szCs w:val="21"/>
          <w:rtl w:val="0"/>
        </w:rPr>
        <w:t xml:space="preserve">.topnav a:hover {</w:t>
      </w:r>
    </w:p>
    <w:p w:rsidR="00000000" w:rsidDel="00000000" w:rsidP="00000000" w:rsidRDefault="00000000" w:rsidRPr="00000000" w14:paraId="00000179">
      <w:pPr>
        <w:shd w:fill="ffffff" w:val="clear"/>
        <w:spacing w:after="160" w:lineRule="auto"/>
        <w:rPr>
          <w:color w:val="434343"/>
          <w:sz w:val="21"/>
          <w:szCs w:val="21"/>
        </w:rPr>
      </w:pPr>
      <w:r w:rsidDel="00000000" w:rsidR="00000000" w:rsidRPr="00000000">
        <w:rPr>
          <w:color w:val="434343"/>
          <w:sz w:val="21"/>
          <w:szCs w:val="21"/>
          <w:rtl w:val="0"/>
        </w:rPr>
        <w:t xml:space="preserve">  background-color: #ddd;</w:t>
      </w:r>
    </w:p>
    <w:p w:rsidR="00000000" w:rsidDel="00000000" w:rsidP="00000000" w:rsidRDefault="00000000" w:rsidRPr="00000000" w14:paraId="0000017A">
      <w:pPr>
        <w:shd w:fill="ffffff" w:val="clear"/>
        <w:spacing w:after="160" w:lineRule="auto"/>
        <w:rPr>
          <w:color w:val="434343"/>
          <w:sz w:val="21"/>
          <w:szCs w:val="21"/>
        </w:rPr>
      </w:pPr>
      <w:r w:rsidDel="00000000" w:rsidR="00000000" w:rsidRPr="00000000">
        <w:rPr>
          <w:color w:val="434343"/>
          <w:sz w:val="21"/>
          <w:szCs w:val="21"/>
          <w:rtl w:val="0"/>
        </w:rPr>
        <w:t xml:space="preserve">  color: black;</w:t>
      </w:r>
    </w:p>
    <w:p w:rsidR="00000000" w:rsidDel="00000000" w:rsidP="00000000" w:rsidRDefault="00000000" w:rsidRPr="00000000" w14:paraId="0000017B">
      <w:pPr>
        <w:shd w:fill="ffffff" w:val="clear"/>
        <w:spacing w:after="160" w:lineRule="auto"/>
        <w:rPr>
          <w:color w:val="434343"/>
          <w:sz w:val="21"/>
          <w:szCs w:val="21"/>
        </w:rPr>
      </w:pPr>
      <w:r w:rsidDel="00000000" w:rsidR="00000000" w:rsidRPr="00000000">
        <w:rPr>
          <w:color w:val="434343"/>
          <w:sz w:val="21"/>
          <w:szCs w:val="21"/>
          <w:rtl w:val="0"/>
        </w:rPr>
        <w:t xml:space="preserve">}</w:t>
      </w:r>
    </w:p>
    <w:p w:rsidR="00000000" w:rsidDel="00000000" w:rsidP="00000000" w:rsidRDefault="00000000" w:rsidRPr="00000000" w14:paraId="0000017C">
      <w:pPr>
        <w:shd w:fill="ffffff" w:val="clear"/>
        <w:spacing w:after="160" w:lineRule="auto"/>
        <w:rPr>
          <w:color w:val="434343"/>
          <w:sz w:val="21"/>
          <w:szCs w:val="21"/>
        </w:rPr>
      </w:pPr>
      <w:r w:rsidDel="00000000" w:rsidR="00000000" w:rsidRPr="00000000">
        <w:rPr>
          <w:color w:val="434343"/>
          <w:sz w:val="21"/>
          <w:szCs w:val="21"/>
          <w:rtl w:val="0"/>
        </w:rPr>
        <w:t xml:space="preserve">html { background-color: black; }</w:t>
      </w:r>
    </w:p>
    <w:p w:rsidR="00000000" w:rsidDel="00000000" w:rsidP="00000000" w:rsidRDefault="00000000" w:rsidRPr="00000000" w14:paraId="0000017D">
      <w:pPr>
        <w:shd w:fill="ffffff" w:val="clear"/>
        <w:spacing w:after="160" w:lineRule="auto"/>
        <w:rPr>
          <w:color w:val="434343"/>
          <w:sz w:val="21"/>
          <w:szCs w:val="21"/>
        </w:rPr>
      </w:pPr>
      <w:r w:rsidDel="00000000" w:rsidR="00000000" w:rsidRPr="00000000">
        <w:rPr>
          <w:color w:val="434343"/>
          <w:sz w:val="21"/>
          <w:szCs w:val="21"/>
          <w:rtl w:val="0"/>
        </w:rPr>
        <w:t xml:space="preserve">body{</w:t>
      </w:r>
    </w:p>
    <w:p w:rsidR="00000000" w:rsidDel="00000000" w:rsidP="00000000" w:rsidRDefault="00000000" w:rsidRPr="00000000" w14:paraId="0000017E">
      <w:pPr>
        <w:shd w:fill="ffffff" w:val="clear"/>
        <w:spacing w:after="160" w:lineRule="auto"/>
        <w:rPr>
          <w:color w:val="434343"/>
          <w:sz w:val="21"/>
          <w:szCs w:val="21"/>
        </w:rPr>
      </w:pPr>
      <w:r w:rsidDel="00000000" w:rsidR="00000000" w:rsidRPr="00000000">
        <w:rPr>
          <w:color w:val="434343"/>
          <w:sz w:val="21"/>
          <w:szCs w:val="21"/>
          <w:rtl w:val="0"/>
        </w:rPr>
        <w:t xml:space="preserve">  margin:50px; </w:t>
      </w:r>
    </w:p>
    <w:p w:rsidR="00000000" w:rsidDel="00000000" w:rsidP="00000000" w:rsidRDefault="00000000" w:rsidRPr="00000000" w14:paraId="0000017F">
      <w:pPr>
        <w:shd w:fill="ffffff" w:val="clear"/>
        <w:spacing w:after="160" w:lineRule="auto"/>
        <w:rPr>
          <w:color w:val="434343"/>
          <w:sz w:val="21"/>
          <w:szCs w:val="21"/>
        </w:rPr>
      </w:pPr>
      <w:r w:rsidDel="00000000" w:rsidR="00000000" w:rsidRPr="00000000">
        <w:rPr>
          <w:color w:val="434343"/>
          <w:sz w:val="21"/>
          <w:szCs w:val="21"/>
          <w:rtl w:val="0"/>
        </w:rPr>
        <w:t xml:space="preserve">  background-color: black;</w:t>
      </w:r>
    </w:p>
    <w:p w:rsidR="00000000" w:rsidDel="00000000" w:rsidP="00000000" w:rsidRDefault="00000000" w:rsidRPr="00000000" w14:paraId="00000180">
      <w:pPr>
        <w:shd w:fill="ffffff" w:val="clear"/>
        <w:spacing w:after="160" w:lineRule="auto"/>
        <w:rPr>
          <w:color w:val="434343"/>
          <w:sz w:val="21"/>
          <w:szCs w:val="21"/>
        </w:rPr>
      </w:pPr>
      <w:r w:rsidDel="00000000" w:rsidR="00000000" w:rsidRPr="00000000">
        <w:rPr>
          <w:color w:val="434343"/>
          <w:sz w:val="21"/>
          <w:szCs w:val="21"/>
          <w:rtl w:val="0"/>
        </w:rPr>
        <w:t xml:space="preserve">}</w:t>
      </w:r>
    </w:p>
    <w:p w:rsidR="00000000" w:rsidDel="00000000" w:rsidP="00000000" w:rsidRDefault="00000000" w:rsidRPr="00000000" w14:paraId="00000181">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182">
      <w:pPr>
        <w:shd w:fill="ffffff" w:val="clear"/>
        <w:spacing w:after="160" w:lineRule="auto"/>
        <w:rPr>
          <w:color w:val="434343"/>
          <w:sz w:val="21"/>
          <w:szCs w:val="21"/>
        </w:rPr>
      </w:pPr>
      <w:r w:rsidDel="00000000" w:rsidR="00000000" w:rsidRPr="00000000">
        <w:rPr>
          <w:color w:val="434343"/>
          <w:sz w:val="21"/>
          <w:szCs w:val="21"/>
          <w:rtl w:val="0"/>
        </w:rPr>
        <w:t xml:space="preserve">.content{</w:t>
      </w:r>
    </w:p>
    <w:p w:rsidR="00000000" w:rsidDel="00000000" w:rsidP="00000000" w:rsidRDefault="00000000" w:rsidRPr="00000000" w14:paraId="00000183">
      <w:pPr>
        <w:shd w:fill="ffffff" w:val="clear"/>
        <w:spacing w:after="160" w:lineRule="auto"/>
        <w:rPr>
          <w:color w:val="434343"/>
          <w:sz w:val="21"/>
          <w:szCs w:val="21"/>
        </w:rPr>
      </w:pPr>
      <w:r w:rsidDel="00000000" w:rsidR="00000000" w:rsidRPr="00000000">
        <w:rPr>
          <w:color w:val="434343"/>
          <w:sz w:val="21"/>
          <w:szCs w:val="21"/>
          <w:rtl w:val="0"/>
        </w:rPr>
        <w:t xml:space="preserve">  background-color: white;</w:t>
      </w:r>
    </w:p>
    <w:p w:rsidR="00000000" w:rsidDel="00000000" w:rsidP="00000000" w:rsidRDefault="00000000" w:rsidRPr="00000000" w14:paraId="00000184">
      <w:pPr>
        <w:shd w:fill="ffffff" w:val="clear"/>
        <w:spacing w:after="160" w:lineRule="auto"/>
        <w:rPr>
          <w:color w:val="434343"/>
          <w:sz w:val="21"/>
          <w:szCs w:val="21"/>
        </w:rPr>
      </w:pPr>
      <w:r w:rsidDel="00000000" w:rsidR="00000000" w:rsidRPr="00000000">
        <w:rPr>
          <w:color w:val="434343"/>
          <w:sz w:val="21"/>
          <w:szCs w:val="21"/>
          <w:rtl w:val="0"/>
        </w:rPr>
        <w:t xml:space="preserve">  margin-left: 5%;</w:t>
      </w:r>
    </w:p>
    <w:p w:rsidR="00000000" w:rsidDel="00000000" w:rsidP="00000000" w:rsidRDefault="00000000" w:rsidRPr="00000000" w14:paraId="00000185">
      <w:pPr>
        <w:shd w:fill="ffffff" w:val="clear"/>
        <w:spacing w:after="160" w:lineRule="auto"/>
        <w:rPr>
          <w:color w:val="434343"/>
          <w:sz w:val="21"/>
          <w:szCs w:val="21"/>
        </w:rPr>
      </w:pPr>
      <w:r w:rsidDel="00000000" w:rsidR="00000000" w:rsidRPr="00000000">
        <w:rPr>
          <w:color w:val="434343"/>
          <w:sz w:val="21"/>
          <w:szCs w:val="21"/>
          <w:rtl w:val="0"/>
        </w:rPr>
        <w:t xml:space="preserve">  margin-right:5%;</w:t>
      </w:r>
    </w:p>
    <w:p w:rsidR="00000000" w:rsidDel="00000000" w:rsidP="00000000" w:rsidRDefault="00000000" w:rsidRPr="00000000" w14:paraId="00000186">
      <w:pPr>
        <w:shd w:fill="ffffff" w:val="clear"/>
        <w:spacing w:after="160" w:lineRule="auto"/>
        <w:rPr>
          <w:color w:val="434343"/>
          <w:sz w:val="21"/>
          <w:szCs w:val="21"/>
        </w:rPr>
      </w:pPr>
      <w:r w:rsidDel="00000000" w:rsidR="00000000" w:rsidRPr="00000000">
        <w:rPr>
          <w:color w:val="434343"/>
          <w:sz w:val="21"/>
          <w:szCs w:val="21"/>
          <w:rtl w:val="0"/>
        </w:rPr>
        <w:t xml:space="preserve">  padding: 1%;</w:t>
      </w:r>
    </w:p>
    <w:p w:rsidR="00000000" w:rsidDel="00000000" w:rsidP="00000000" w:rsidRDefault="00000000" w:rsidRPr="00000000" w14:paraId="00000187">
      <w:pPr>
        <w:shd w:fill="ffffff" w:val="clear"/>
        <w:spacing w:after="160" w:lineRule="auto"/>
        <w:rPr>
          <w:color w:val="434343"/>
          <w:sz w:val="21"/>
          <w:szCs w:val="21"/>
        </w:rPr>
      </w:pPr>
      <w:r w:rsidDel="00000000" w:rsidR="00000000" w:rsidRPr="00000000">
        <w:rPr>
          <w:color w:val="434343"/>
          <w:sz w:val="21"/>
          <w:szCs w:val="21"/>
          <w:rtl w:val="0"/>
        </w:rPr>
        <w:t xml:space="preserve">}</w:t>
      </w:r>
    </w:p>
    <w:p w:rsidR="00000000" w:rsidDel="00000000" w:rsidP="00000000" w:rsidRDefault="00000000" w:rsidRPr="00000000" w14:paraId="00000188">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189">
      <w:pPr>
        <w:shd w:fill="ffffff" w:val="clear"/>
        <w:spacing w:after="160" w:lineRule="auto"/>
        <w:rPr>
          <w:color w:val="434343"/>
          <w:sz w:val="21"/>
          <w:szCs w:val="21"/>
        </w:rPr>
      </w:pPr>
      <w:r w:rsidDel="00000000" w:rsidR="00000000" w:rsidRPr="00000000">
        <w:rPr>
          <w:color w:val="434343"/>
          <w:sz w:val="21"/>
          <w:szCs w:val="21"/>
          <w:rtl w:val="0"/>
        </w:rPr>
        <w:t xml:space="preserve">#setImg1{</w:t>
      </w:r>
    </w:p>
    <w:p w:rsidR="00000000" w:rsidDel="00000000" w:rsidP="00000000" w:rsidRDefault="00000000" w:rsidRPr="00000000" w14:paraId="0000018A">
      <w:pPr>
        <w:shd w:fill="ffffff" w:val="clear"/>
        <w:spacing w:after="160" w:lineRule="auto"/>
        <w:rPr>
          <w:color w:val="434343"/>
          <w:sz w:val="21"/>
          <w:szCs w:val="21"/>
        </w:rPr>
      </w:pPr>
      <w:r w:rsidDel="00000000" w:rsidR="00000000" w:rsidRPr="00000000">
        <w:rPr>
          <w:color w:val="434343"/>
          <w:sz w:val="21"/>
          <w:szCs w:val="21"/>
          <w:rtl w:val="0"/>
        </w:rPr>
        <w:t xml:space="preserve">  height: 360px;</w:t>
      </w:r>
    </w:p>
    <w:p w:rsidR="00000000" w:rsidDel="00000000" w:rsidP="00000000" w:rsidRDefault="00000000" w:rsidRPr="00000000" w14:paraId="0000018B">
      <w:pPr>
        <w:shd w:fill="ffffff" w:val="clear"/>
        <w:spacing w:after="160" w:lineRule="auto"/>
        <w:rPr>
          <w:color w:val="434343"/>
          <w:sz w:val="21"/>
          <w:szCs w:val="21"/>
        </w:rPr>
      </w:pPr>
      <w:r w:rsidDel="00000000" w:rsidR="00000000" w:rsidRPr="00000000">
        <w:rPr>
          <w:color w:val="434343"/>
          <w:sz w:val="21"/>
          <w:szCs w:val="21"/>
          <w:rtl w:val="0"/>
        </w:rPr>
        <w:t xml:space="preserve">  width: 960px;</w:t>
      </w:r>
    </w:p>
    <w:p w:rsidR="00000000" w:rsidDel="00000000" w:rsidP="00000000" w:rsidRDefault="00000000" w:rsidRPr="00000000" w14:paraId="0000018C">
      <w:pPr>
        <w:shd w:fill="ffffff" w:val="clear"/>
        <w:spacing w:after="160" w:lineRule="auto"/>
        <w:rPr>
          <w:color w:val="434343"/>
          <w:sz w:val="21"/>
          <w:szCs w:val="21"/>
        </w:rPr>
      </w:pPr>
      <w:r w:rsidDel="00000000" w:rsidR="00000000" w:rsidRPr="00000000">
        <w:rPr>
          <w:color w:val="434343"/>
          <w:sz w:val="21"/>
          <w:szCs w:val="21"/>
          <w:rtl w:val="0"/>
        </w:rPr>
        <w:t xml:space="preserve">  display: block;</w:t>
      </w:r>
    </w:p>
    <w:p w:rsidR="00000000" w:rsidDel="00000000" w:rsidP="00000000" w:rsidRDefault="00000000" w:rsidRPr="00000000" w14:paraId="0000018D">
      <w:pPr>
        <w:shd w:fill="ffffff" w:val="clear"/>
        <w:spacing w:after="160" w:lineRule="auto"/>
        <w:rPr>
          <w:color w:val="434343"/>
          <w:sz w:val="21"/>
          <w:szCs w:val="21"/>
        </w:rPr>
      </w:pPr>
      <w:r w:rsidDel="00000000" w:rsidR="00000000" w:rsidRPr="00000000">
        <w:rPr>
          <w:color w:val="434343"/>
          <w:sz w:val="21"/>
          <w:szCs w:val="21"/>
          <w:rtl w:val="0"/>
        </w:rPr>
        <w:t xml:space="preserve">  margin-left: auto;</w:t>
      </w:r>
    </w:p>
    <w:p w:rsidR="00000000" w:rsidDel="00000000" w:rsidP="00000000" w:rsidRDefault="00000000" w:rsidRPr="00000000" w14:paraId="0000018E">
      <w:pPr>
        <w:shd w:fill="ffffff" w:val="clear"/>
        <w:spacing w:after="160" w:lineRule="auto"/>
        <w:rPr>
          <w:color w:val="434343"/>
          <w:sz w:val="21"/>
          <w:szCs w:val="21"/>
        </w:rPr>
      </w:pPr>
      <w:r w:rsidDel="00000000" w:rsidR="00000000" w:rsidRPr="00000000">
        <w:rPr>
          <w:color w:val="434343"/>
          <w:sz w:val="21"/>
          <w:szCs w:val="21"/>
          <w:rtl w:val="0"/>
        </w:rPr>
        <w:t xml:space="preserve">  margin-right: auto;</w:t>
      </w:r>
    </w:p>
    <w:p w:rsidR="00000000" w:rsidDel="00000000" w:rsidP="00000000" w:rsidRDefault="00000000" w:rsidRPr="00000000" w14:paraId="0000018F">
      <w:pPr>
        <w:shd w:fill="ffffff" w:val="clear"/>
        <w:spacing w:after="160" w:lineRule="auto"/>
        <w:rPr>
          <w:color w:val="434343"/>
          <w:sz w:val="21"/>
          <w:szCs w:val="21"/>
        </w:rPr>
      </w:pPr>
      <w:r w:rsidDel="00000000" w:rsidR="00000000" w:rsidRPr="00000000">
        <w:rPr>
          <w:color w:val="434343"/>
          <w:sz w:val="21"/>
          <w:szCs w:val="21"/>
          <w:rtl w:val="0"/>
        </w:rPr>
        <w:t xml:space="preserve">  margin-top: 20px;</w:t>
      </w:r>
    </w:p>
    <w:p w:rsidR="00000000" w:rsidDel="00000000" w:rsidP="00000000" w:rsidRDefault="00000000" w:rsidRPr="00000000" w14:paraId="00000190">
      <w:pPr>
        <w:shd w:fill="ffffff" w:val="clear"/>
        <w:spacing w:after="160" w:lineRule="auto"/>
        <w:rPr>
          <w:color w:val="434343"/>
          <w:sz w:val="21"/>
          <w:szCs w:val="21"/>
        </w:rPr>
      </w:pPr>
      <w:r w:rsidDel="00000000" w:rsidR="00000000" w:rsidRPr="00000000">
        <w:rPr>
          <w:color w:val="434343"/>
          <w:sz w:val="21"/>
          <w:szCs w:val="21"/>
          <w:rtl w:val="0"/>
        </w:rPr>
        <w:t xml:space="preserve">}</w:t>
      </w:r>
    </w:p>
    <w:p w:rsidR="00000000" w:rsidDel="00000000" w:rsidP="00000000" w:rsidRDefault="00000000" w:rsidRPr="00000000" w14:paraId="00000191">
      <w:pPr>
        <w:shd w:fill="ffffff" w:val="clear"/>
        <w:spacing w:after="160" w:lineRule="auto"/>
        <w:rPr>
          <w:color w:val="434343"/>
          <w:sz w:val="21"/>
          <w:szCs w:val="21"/>
        </w:rPr>
      </w:pPr>
      <w:r w:rsidDel="00000000" w:rsidR="00000000" w:rsidRPr="00000000">
        <w:rPr>
          <w:color w:val="434343"/>
          <w:sz w:val="21"/>
          <w:szCs w:val="21"/>
          <w:rtl w:val="0"/>
        </w:rPr>
        <w:t xml:space="preserve">#setImg2{</w:t>
      </w:r>
    </w:p>
    <w:p w:rsidR="00000000" w:rsidDel="00000000" w:rsidP="00000000" w:rsidRDefault="00000000" w:rsidRPr="00000000" w14:paraId="00000192">
      <w:pPr>
        <w:shd w:fill="ffffff" w:val="clear"/>
        <w:spacing w:after="160" w:lineRule="auto"/>
        <w:rPr>
          <w:color w:val="434343"/>
          <w:sz w:val="21"/>
          <w:szCs w:val="21"/>
        </w:rPr>
      </w:pPr>
      <w:r w:rsidDel="00000000" w:rsidR="00000000" w:rsidRPr="00000000">
        <w:rPr>
          <w:color w:val="434343"/>
          <w:sz w:val="21"/>
          <w:szCs w:val="21"/>
          <w:rtl w:val="0"/>
        </w:rPr>
        <w:t xml:space="preserve">  height: 360px;</w:t>
      </w:r>
    </w:p>
    <w:p w:rsidR="00000000" w:rsidDel="00000000" w:rsidP="00000000" w:rsidRDefault="00000000" w:rsidRPr="00000000" w14:paraId="00000193">
      <w:pPr>
        <w:shd w:fill="ffffff" w:val="clear"/>
        <w:spacing w:after="160" w:lineRule="auto"/>
        <w:rPr>
          <w:color w:val="434343"/>
          <w:sz w:val="21"/>
          <w:szCs w:val="21"/>
        </w:rPr>
      </w:pPr>
      <w:r w:rsidDel="00000000" w:rsidR="00000000" w:rsidRPr="00000000">
        <w:rPr>
          <w:color w:val="434343"/>
          <w:sz w:val="21"/>
          <w:szCs w:val="21"/>
          <w:rtl w:val="0"/>
        </w:rPr>
        <w:t xml:space="preserve">  width: 200px;</w:t>
      </w:r>
    </w:p>
    <w:p w:rsidR="00000000" w:rsidDel="00000000" w:rsidP="00000000" w:rsidRDefault="00000000" w:rsidRPr="00000000" w14:paraId="00000194">
      <w:pPr>
        <w:shd w:fill="ffffff" w:val="clear"/>
        <w:spacing w:after="160" w:lineRule="auto"/>
        <w:rPr>
          <w:color w:val="434343"/>
          <w:sz w:val="21"/>
          <w:szCs w:val="21"/>
        </w:rPr>
      </w:pPr>
      <w:r w:rsidDel="00000000" w:rsidR="00000000" w:rsidRPr="00000000">
        <w:rPr>
          <w:color w:val="434343"/>
          <w:sz w:val="21"/>
          <w:szCs w:val="21"/>
          <w:rtl w:val="0"/>
        </w:rPr>
        <w:t xml:space="preserve">  margin-top: 20px;</w:t>
      </w:r>
    </w:p>
    <w:p w:rsidR="00000000" w:rsidDel="00000000" w:rsidP="00000000" w:rsidRDefault="00000000" w:rsidRPr="00000000" w14:paraId="00000195">
      <w:pPr>
        <w:shd w:fill="ffffff" w:val="clear"/>
        <w:spacing w:after="160" w:lineRule="auto"/>
        <w:rPr>
          <w:color w:val="434343"/>
          <w:sz w:val="21"/>
          <w:szCs w:val="21"/>
        </w:rPr>
      </w:pPr>
      <w:r w:rsidDel="00000000" w:rsidR="00000000" w:rsidRPr="00000000">
        <w:rPr>
          <w:color w:val="434343"/>
          <w:sz w:val="21"/>
          <w:szCs w:val="21"/>
          <w:rtl w:val="0"/>
        </w:rPr>
        <w:t xml:space="preserve">}</w:t>
      </w:r>
    </w:p>
    <w:p w:rsidR="00000000" w:rsidDel="00000000" w:rsidP="00000000" w:rsidRDefault="00000000" w:rsidRPr="00000000" w14:paraId="00000196">
      <w:pPr>
        <w:shd w:fill="ffffff" w:val="clear"/>
        <w:spacing w:after="160" w:lineRule="auto"/>
        <w:rPr>
          <w:color w:val="434343"/>
          <w:sz w:val="21"/>
          <w:szCs w:val="21"/>
        </w:rPr>
      </w:pPr>
      <w:r w:rsidDel="00000000" w:rsidR="00000000" w:rsidRPr="00000000">
        <w:rPr>
          <w:color w:val="434343"/>
          <w:sz w:val="21"/>
          <w:szCs w:val="21"/>
          <w:rtl w:val="0"/>
        </w:rPr>
        <w:t xml:space="preserve">.para{</w:t>
      </w:r>
    </w:p>
    <w:p w:rsidR="00000000" w:rsidDel="00000000" w:rsidP="00000000" w:rsidRDefault="00000000" w:rsidRPr="00000000" w14:paraId="00000197">
      <w:pPr>
        <w:shd w:fill="ffffff" w:val="clear"/>
        <w:spacing w:after="160" w:lineRule="auto"/>
        <w:rPr>
          <w:color w:val="434343"/>
          <w:sz w:val="21"/>
          <w:szCs w:val="21"/>
        </w:rPr>
      </w:pPr>
      <w:r w:rsidDel="00000000" w:rsidR="00000000" w:rsidRPr="00000000">
        <w:rPr>
          <w:color w:val="434343"/>
          <w:sz w:val="21"/>
          <w:szCs w:val="21"/>
          <w:rtl w:val="0"/>
        </w:rPr>
        <w:t xml:space="preserve">  background-color: #ddd;</w:t>
      </w:r>
    </w:p>
    <w:p w:rsidR="00000000" w:rsidDel="00000000" w:rsidP="00000000" w:rsidRDefault="00000000" w:rsidRPr="00000000" w14:paraId="00000198">
      <w:pPr>
        <w:shd w:fill="ffffff" w:val="clear"/>
        <w:spacing w:after="160" w:lineRule="auto"/>
        <w:rPr>
          <w:color w:val="434343"/>
          <w:sz w:val="21"/>
          <w:szCs w:val="21"/>
        </w:rPr>
      </w:pPr>
      <w:r w:rsidDel="00000000" w:rsidR="00000000" w:rsidRPr="00000000">
        <w:rPr>
          <w:color w:val="434343"/>
          <w:sz w:val="21"/>
          <w:szCs w:val="21"/>
          <w:rtl w:val="0"/>
        </w:rPr>
        <w:t xml:space="preserve">  display: block;</w:t>
      </w:r>
    </w:p>
    <w:p w:rsidR="00000000" w:rsidDel="00000000" w:rsidP="00000000" w:rsidRDefault="00000000" w:rsidRPr="00000000" w14:paraId="00000199">
      <w:pPr>
        <w:shd w:fill="ffffff" w:val="clear"/>
        <w:spacing w:after="160" w:lineRule="auto"/>
        <w:rPr>
          <w:color w:val="434343"/>
          <w:sz w:val="21"/>
          <w:szCs w:val="21"/>
        </w:rPr>
      </w:pPr>
      <w:r w:rsidDel="00000000" w:rsidR="00000000" w:rsidRPr="00000000">
        <w:rPr>
          <w:color w:val="434343"/>
          <w:sz w:val="21"/>
          <w:szCs w:val="21"/>
          <w:rtl w:val="0"/>
        </w:rPr>
        <w:t xml:space="preserve">  margin-left: auto;</w:t>
      </w:r>
    </w:p>
    <w:p w:rsidR="00000000" w:rsidDel="00000000" w:rsidP="00000000" w:rsidRDefault="00000000" w:rsidRPr="00000000" w14:paraId="0000019A">
      <w:pPr>
        <w:shd w:fill="ffffff" w:val="clear"/>
        <w:spacing w:after="160" w:lineRule="auto"/>
        <w:rPr>
          <w:color w:val="434343"/>
          <w:sz w:val="21"/>
          <w:szCs w:val="21"/>
        </w:rPr>
      </w:pPr>
      <w:r w:rsidDel="00000000" w:rsidR="00000000" w:rsidRPr="00000000">
        <w:rPr>
          <w:color w:val="434343"/>
          <w:sz w:val="21"/>
          <w:szCs w:val="21"/>
          <w:rtl w:val="0"/>
        </w:rPr>
        <w:t xml:space="preserve">  margin-right: auto;</w:t>
      </w:r>
    </w:p>
    <w:p w:rsidR="00000000" w:rsidDel="00000000" w:rsidP="00000000" w:rsidRDefault="00000000" w:rsidRPr="00000000" w14:paraId="0000019B">
      <w:pPr>
        <w:shd w:fill="ffffff" w:val="clear"/>
        <w:spacing w:after="160" w:lineRule="auto"/>
        <w:rPr>
          <w:color w:val="434343"/>
          <w:sz w:val="21"/>
          <w:szCs w:val="21"/>
        </w:rPr>
      </w:pPr>
      <w:r w:rsidDel="00000000" w:rsidR="00000000" w:rsidRPr="00000000">
        <w:rPr>
          <w:color w:val="434343"/>
          <w:sz w:val="21"/>
          <w:szCs w:val="21"/>
          <w:rtl w:val="0"/>
        </w:rPr>
        <w:t xml:space="preserve">  width: 960px;</w:t>
      </w:r>
    </w:p>
    <w:p w:rsidR="00000000" w:rsidDel="00000000" w:rsidP="00000000" w:rsidRDefault="00000000" w:rsidRPr="00000000" w14:paraId="0000019C">
      <w:pPr>
        <w:shd w:fill="ffffff" w:val="clear"/>
        <w:spacing w:after="160" w:lineRule="auto"/>
        <w:rPr>
          <w:color w:val="434343"/>
          <w:sz w:val="21"/>
          <w:szCs w:val="21"/>
        </w:rPr>
      </w:pPr>
      <w:r w:rsidDel="00000000" w:rsidR="00000000" w:rsidRPr="00000000">
        <w:rPr>
          <w:color w:val="434343"/>
          <w:sz w:val="21"/>
          <w:szCs w:val="21"/>
          <w:rtl w:val="0"/>
        </w:rPr>
        <w:t xml:space="preserve">  padding: 5px;</w:t>
      </w:r>
    </w:p>
    <w:p w:rsidR="00000000" w:rsidDel="00000000" w:rsidP="00000000" w:rsidRDefault="00000000" w:rsidRPr="00000000" w14:paraId="0000019D">
      <w:pPr>
        <w:shd w:fill="ffffff" w:val="clear"/>
        <w:spacing w:after="160" w:lineRule="auto"/>
        <w:rPr>
          <w:color w:val="434343"/>
          <w:sz w:val="21"/>
          <w:szCs w:val="21"/>
        </w:rPr>
      </w:pPr>
      <w:r w:rsidDel="00000000" w:rsidR="00000000" w:rsidRPr="00000000">
        <w:rPr>
          <w:color w:val="434343"/>
          <w:sz w:val="21"/>
          <w:szCs w:val="21"/>
          <w:rtl w:val="0"/>
        </w:rPr>
        <w:t xml:space="preserve">  margin-top: 20px;</w:t>
      </w:r>
    </w:p>
    <w:p w:rsidR="00000000" w:rsidDel="00000000" w:rsidP="00000000" w:rsidRDefault="00000000" w:rsidRPr="00000000" w14:paraId="0000019E">
      <w:pPr>
        <w:shd w:fill="ffffff" w:val="clear"/>
        <w:spacing w:after="160" w:lineRule="auto"/>
        <w:rPr>
          <w:color w:val="434343"/>
          <w:sz w:val="21"/>
          <w:szCs w:val="21"/>
        </w:rPr>
      </w:pPr>
      <w:r w:rsidDel="00000000" w:rsidR="00000000" w:rsidRPr="00000000">
        <w:rPr>
          <w:color w:val="434343"/>
          <w:sz w:val="21"/>
          <w:szCs w:val="21"/>
          <w:rtl w:val="0"/>
        </w:rPr>
        <w:t xml:space="preserve">  }</w:t>
      </w:r>
    </w:p>
    <w:p w:rsidR="00000000" w:rsidDel="00000000" w:rsidP="00000000" w:rsidRDefault="00000000" w:rsidRPr="00000000" w14:paraId="0000019F">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1A0">
      <w:pPr>
        <w:shd w:fill="ffffff" w:val="clear"/>
        <w:spacing w:after="160" w:lineRule="auto"/>
        <w:rPr>
          <w:color w:val="434343"/>
          <w:sz w:val="21"/>
          <w:szCs w:val="21"/>
        </w:rPr>
      </w:pPr>
      <w:r w:rsidDel="00000000" w:rsidR="00000000" w:rsidRPr="00000000">
        <w:rPr>
          <w:color w:val="434343"/>
          <w:sz w:val="21"/>
          <w:szCs w:val="21"/>
          <w:rtl w:val="0"/>
        </w:rPr>
        <w:t xml:space="preserve">  .fixSize{</w:t>
      </w:r>
    </w:p>
    <w:p w:rsidR="00000000" w:rsidDel="00000000" w:rsidP="00000000" w:rsidRDefault="00000000" w:rsidRPr="00000000" w14:paraId="000001A1">
      <w:pPr>
        <w:shd w:fill="ffffff" w:val="clear"/>
        <w:spacing w:after="160" w:lineRule="auto"/>
        <w:rPr>
          <w:color w:val="434343"/>
          <w:sz w:val="21"/>
          <w:szCs w:val="21"/>
        </w:rPr>
      </w:pPr>
      <w:r w:rsidDel="00000000" w:rsidR="00000000" w:rsidRPr="00000000">
        <w:rPr>
          <w:color w:val="434343"/>
          <w:sz w:val="21"/>
          <w:szCs w:val="21"/>
          <w:rtl w:val="0"/>
        </w:rPr>
        <w:t xml:space="preserve">    width: 960px;</w:t>
      </w:r>
    </w:p>
    <w:p w:rsidR="00000000" w:rsidDel="00000000" w:rsidP="00000000" w:rsidRDefault="00000000" w:rsidRPr="00000000" w14:paraId="000001A2">
      <w:pPr>
        <w:shd w:fill="ffffff" w:val="clear"/>
        <w:spacing w:after="160" w:lineRule="auto"/>
        <w:rPr>
          <w:color w:val="434343"/>
          <w:sz w:val="21"/>
          <w:szCs w:val="21"/>
        </w:rPr>
      </w:pPr>
      <w:r w:rsidDel="00000000" w:rsidR="00000000" w:rsidRPr="00000000">
        <w:rPr>
          <w:color w:val="434343"/>
          <w:sz w:val="21"/>
          <w:szCs w:val="21"/>
          <w:rtl w:val="0"/>
        </w:rPr>
        <w:t xml:space="preserve">    display: block;</w:t>
      </w:r>
    </w:p>
    <w:p w:rsidR="00000000" w:rsidDel="00000000" w:rsidP="00000000" w:rsidRDefault="00000000" w:rsidRPr="00000000" w14:paraId="000001A3">
      <w:pPr>
        <w:shd w:fill="ffffff" w:val="clear"/>
        <w:spacing w:after="160" w:lineRule="auto"/>
        <w:rPr>
          <w:color w:val="434343"/>
          <w:sz w:val="21"/>
          <w:szCs w:val="21"/>
        </w:rPr>
      </w:pPr>
      <w:r w:rsidDel="00000000" w:rsidR="00000000" w:rsidRPr="00000000">
        <w:rPr>
          <w:color w:val="434343"/>
          <w:sz w:val="21"/>
          <w:szCs w:val="21"/>
          <w:rtl w:val="0"/>
        </w:rPr>
        <w:t xml:space="preserve">    margin-left: auto;</w:t>
      </w:r>
    </w:p>
    <w:p w:rsidR="00000000" w:rsidDel="00000000" w:rsidP="00000000" w:rsidRDefault="00000000" w:rsidRPr="00000000" w14:paraId="000001A4">
      <w:pPr>
        <w:shd w:fill="ffffff" w:val="clear"/>
        <w:spacing w:after="160" w:lineRule="auto"/>
        <w:rPr>
          <w:color w:val="434343"/>
          <w:sz w:val="21"/>
          <w:szCs w:val="21"/>
        </w:rPr>
      </w:pPr>
      <w:r w:rsidDel="00000000" w:rsidR="00000000" w:rsidRPr="00000000">
        <w:rPr>
          <w:color w:val="434343"/>
          <w:sz w:val="21"/>
          <w:szCs w:val="21"/>
          <w:rtl w:val="0"/>
        </w:rPr>
        <w:t xml:space="preserve">    margin-right: auto;</w:t>
      </w:r>
    </w:p>
    <w:p w:rsidR="00000000" w:rsidDel="00000000" w:rsidP="00000000" w:rsidRDefault="00000000" w:rsidRPr="00000000" w14:paraId="000001A5">
      <w:pPr>
        <w:shd w:fill="ffffff" w:val="clear"/>
        <w:spacing w:after="160" w:lineRule="auto"/>
        <w:rPr>
          <w:color w:val="434343"/>
          <w:sz w:val="21"/>
          <w:szCs w:val="21"/>
        </w:rPr>
      </w:pPr>
      <w:r w:rsidDel="00000000" w:rsidR="00000000" w:rsidRPr="00000000">
        <w:rPr>
          <w:color w:val="434343"/>
          <w:sz w:val="21"/>
          <w:szCs w:val="21"/>
          <w:rtl w:val="0"/>
        </w:rPr>
        <w:t xml:space="preserve">  }</w:t>
      </w:r>
    </w:p>
    <w:p w:rsidR="00000000" w:rsidDel="00000000" w:rsidP="00000000" w:rsidRDefault="00000000" w:rsidRPr="00000000" w14:paraId="000001A6">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1A7">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1A8">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1A9">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1AA">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1AB">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1AC">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1AD">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1AE">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1AF">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1B0">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1B1">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1B2">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1B3">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1B4">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1B5">
      <w:pPr>
        <w:shd w:fill="ffffff" w:val="clear"/>
        <w:spacing w:after="160" w:lineRule="auto"/>
        <w:rPr>
          <w:color w:val="434343"/>
          <w:sz w:val="21"/>
          <w:szCs w:val="21"/>
        </w:rPr>
      </w:pPr>
      <w:r w:rsidDel="00000000" w:rsidR="00000000" w:rsidRPr="00000000">
        <w:rPr>
          <w:rtl w:val="0"/>
        </w:rPr>
      </w:r>
    </w:p>
    <w:p w:rsidR="00000000" w:rsidDel="00000000" w:rsidP="00000000" w:rsidRDefault="00000000" w:rsidRPr="00000000" w14:paraId="000001B6">
      <w:pPr>
        <w:shd w:fill="ffffff" w:val="clear"/>
        <w:spacing w:after="160" w:lineRule="auto"/>
        <w:rPr>
          <w:color w:val="434343"/>
          <w:sz w:val="21"/>
          <w:szCs w:val="21"/>
        </w:rPr>
      </w:pPr>
      <w:r w:rsidDel="00000000" w:rsidR="00000000" w:rsidRPr="00000000">
        <w:rPr>
          <w:color w:val="434343"/>
          <w:sz w:val="21"/>
          <w:szCs w:val="21"/>
          <w:rtl w:val="0"/>
        </w:rPr>
        <w:t xml:space="preserve">12. Create HTML for form.png</w:t>
      </w:r>
    </w:p>
    <w:p w:rsidR="00000000" w:rsidDel="00000000" w:rsidP="00000000" w:rsidRDefault="00000000" w:rsidRPr="00000000" w14:paraId="000001B7">
      <w:pPr>
        <w:shd w:fill="ffffff" w:val="clear"/>
        <w:spacing w:after="160" w:lineRule="auto"/>
        <w:rPr>
          <w:color w:val="2d3e50"/>
          <w:sz w:val="21"/>
          <w:szCs w:val="21"/>
        </w:rPr>
      </w:pPr>
      <w:r w:rsidDel="00000000" w:rsidR="00000000" w:rsidRPr="00000000">
        <w:rPr>
          <w:color w:val="2d3e50"/>
          <w:sz w:val="21"/>
          <w:szCs w:val="21"/>
        </w:rPr>
        <w:drawing>
          <wp:inline distB="114300" distT="114300" distL="114300" distR="114300">
            <wp:extent cx="5943600" cy="3340100"/>
            <wp:effectExtent b="0" l="0" r="0" t="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hd w:fill="ffffff" w:val="clear"/>
        <w:spacing w:after="160" w:lineRule="auto"/>
        <w:rPr>
          <w:color w:val="2d3e50"/>
          <w:sz w:val="21"/>
          <w:szCs w:val="21"/>
        </w:rPr>
      </w:pPr>
      <w:r w:rsidDel="00000000" w:rsidR="00000000" w:rsidRPr="00000000">
        <w:rPr>
          <w:rtl w:val="0"/>
        </w:rPr>
      </w:r>
    </w:p>
    <w:p w:rsidR="00000000" w:rsidDel="00000000" w:rsidP="00000000" w:rsidRDefault="00000000" w:rsidRPr="00000000" w14:paraId="000001B9">
      <w:pPr>
        <w:shd w:fill="ffffff" w:val="clear"/>
        <w:spacing w:after="160" w:lineRule="auto"/>
        <w:rPr>
          <w:color w:val="2d3e50"/>
          <w:sz w:val="21"/>
          <w:szCs w:val="21"/>
        </w:rPr>
      </w:pPr>
      <w:r w:rsidDel="00000000" w:rsidR="00000000" w:rsidRPr="00000000">
        <w:rPr>
          <w:color w:val="2d3e50"/>
          <w:sz w:val="21"/>
          <w:szCs w:val="21"/>
          <w:rtl w:val="0"/>
        </w:rPr>
        <w:t xml:space="preserve">Form.html:</w:t>
      </w:r>
    </w:p>
    <w:p w:rsidR="00000000" w:rsidDel="00000000" w:rsidP="00000000" w:rsidRDefault="00000000" w:rsidRPr="00000000" w14:paraId="000001BA">
      <w:pPr>
        <w:shd w:fill="ffffff" w:val="clear"/>
        <w:spacing w:after="160" w:lineRule="auto"/>
        <w:rPr>
          <w:color w:val="2d3e50"/>
          <w:sz w:val="21"/>
          <w:szCs w:val="21"/>
        </w:rPr>
      </w:pPr>
      <w:r w:rsidDel="00000000" w:rsidR="00000000" w:rsidRPr="00000000">
        <w:rPr>
          <w:color w:val="2d3e50"/>
          <w:sz w:val="21"/>
          <w:szCs w:val="21"/>
          <w:rtl w:val="0"/>
        </w:rPr>
        <w:t xml:space="preserve">&lt;html &gt;</w:t>
      </w:r>
    </w:p>
    <w:p w:rsidR="00000000" w:rsidDel="00000000" w:rsidP="00000000" w:rsidRDefault="00000000" w:rsidRPr="00000000" w14:paraId="000001BB">
      <w:pPr>
        <w:shd w:fill="ffffff" w:val="clear"/>
        <w:spacing w:after="160" w:lineRule="auto"/>
        <w:rPr>
          <w:color w:val="2d3e50"/>
          <w:sz w:val="21"/>
          <w:szCs w:val="21"/>
        </w:rPr>
      </w:pPr>
      <w:r w:rsidDel="00000000" w:rsidR="00000000" w:rsidRPr="00000000">
        <w:rPr>
          <w:color w:val="2d3e50"/>
          <w:sz w:val="21"/>
          <w:szCs w:val="21"/>
          <w:rtl w:val="0"/>
        </w:rPr>
        <w:t xml:space="preserve">&lt;head&gt;</w:t>
      </w:r>
    </w:p>
    <w:p w:rsidR="00000000" w:rsidDel="00000000" w:rsidP="00000000" w:rsidRDefault="00000000" w:rsidRPr="00000000" w14:paraId="000001BC">
      <w:pPr>
        <w:shd w:fill="ffffff" w:val="clear"/>
        <w:spacing w:after="160" w:lineRule="auto"/>
        <w:rPr>
          <w:color w:val="2d3e50"/>
          <w:sz w:val="21"/>
          <w:szCs w:val="21"/>
        </w:rPr>
      </w:pPr>
      <w:r w:rsidDel="00000000" w:rsidR="00000000" w:rsidRPr="00000000">
        <w:rPr>
          <w:color w:val="2d3e50"/>
          <w:sz w:val="21"/>
          <w:szCs w:val="21"/>
          <w:rtl w:val="0"/>
        </w:rPr>
        <w:t xml:space="preserve">    &lt;meta charset="UTF-8"&gt;</w:t>
      </w:r>
    </w:p>
    <w:p w:rsidR="00000000" w:rsidDel="00000000" w:rsidP="00000000" w:rsidRDefault="00000000" w:rsidRPr="00000000" w14:paraId="000001BD">
      <w:pPr>
        <w:shd w:fill="ffffff" w:val="clear"/>
        <w:spacing w:after="160" w:lineRule="auto"/>
        <w:rPr>
          <w:color w:val="2d3e50"/>
          <w:sz w:val="21"/>
          <w:szCs w:val="21"/>
        </w:rPr>
      </w:pPr>
      <w:r w:rsidDel="00000000" w:rsidR="00000000" w:rsidRPr="00000000">
        <w:rPr>
          <w:color w:val="2d3e50"/>
          <w:sz w:val="21"/>
          <w:szCs w:val="21"/>
          <w:rtl w:val="0"/>
        </w:rPr>
        <w:t xml:space="preserve">    &lt;meta name="viewport" content="width=device-width, initial-scale=1.0"&gt;</w:t>
      </w:r>
    </w:p>
    <w:p w:rsidR="00000000" w:rsidDel="00000000" w:rsidP="00000000" w:rsidRDefault="00000000" w:rsidRPr="00000000" w14:paraId="000001BE">
      <w:pPr>
        <w:shd w:fill="ffffff" w:val="clear"/>
        <w:spacing w:after="160" w:lineRule="auto"/>
        <w:rPr>
          <w:color w:val="2d3e50"/>
          <w:sz w:val="21"/>
          <w:szCs w:val="21"/>
        </w:rPr>
      </w:pPr>
      <w:r w:rsidDel="00000000" w:rsidR="00000000" w:rsidRPr="00000000">
        <w:rPr>
          <w:color w:val="2d3e50"/>
          <w:sz w:val="21"/>
          <w:szCs w:val="21"/>
          <w:rtl w:val="0"/>
        </w:rPr>
        <w:t xml:space="preserve">    &lt;title&gt;form&lt;/title&gt;</w:t>
      </w:r>
    </w:p>
    <w:p w:rsidR="00000000" w:rsidDel="00000000" w:rsidP="00000000" w:rsidRDefault="00000000" w:rsidRPr="00000000" w14:paraId="000001BF">
      <w:pPr>
        <w:shd w:fill="ffffff" w:val="clear"/>
        <w:spacing w:after="160" w:lineRule="auto"/>
        <w:rPr>
          <w:color w:val="2d3e50"/>
          <w:sz w:val="21"/>
          <w:szCs w:val="21"/>
        </w:rPr>
      </w:pPr>
      <w:r w:rsidDel="00000000" w:rsidR="00000000" w:rsidRPr="00000000">
        <w:rPr>
          <w:color w:val="2d3e50"/>
          <w:sz w:val="21"/>
          <w:szCs w:val="21"/>
          <w:rtl w:val="0"/>
        </w:rPr>
        <w:t xml:space="preserve">    &lt;link href="form.css" rel="stylesheet"&gt;</w:t>
      </w:r>
    </w:p>
    <w:p w:rsidR="00000000" w:rsidDel="00000000" w:rsidP="00000000" w:rsidRDefault="00000000" w:rsidRPr="00000000" w14:paraId="000001C0">
      <w:pPr>
        <w:shd w:fill="ffffff" w:val="clear"/>
        <w:spacing w:after="160" w:lineRule="auto"/>
        <w:rPr>
          <w:color w:val="2d3e50"/>
          <w:sz w:val="21"/>
          <w:szCs w:val="21"/>
        </w:rPr>
      </w:pPr>
      <w:r w:rsidDel="00000000" w:rsidR="00000000" w:rsidRPr="00000000">
        <w:rPr>
          <w:color w:val="2d3e50"/>
          <w:sz w:val="21"/>
          <w:szCs w:val="21"/>
          <w:rtl w:val="0"/>
        </w:rPr>
        <w:t xml:space="preserve">&lt;/head&gt;</w:t>
      </w:r>
    </w:p>
    <w:p w:rsidR="00000000" w:rsidDel="00000000" w:rsidP="00000000" w:rsidRDefault="00000000" w:rsidRPr="00000000" w14:paraId="000001C1">
      <w:pPr>
        <w:shd w:fill="ffffff" w:val="clear"/>
        <w:spacing w:after="160" w:lineRule="auto"/>
        <w:rPr>
          <w:color w:val="2d3e50"/>
          <w:sz w:val="21"/>
          <w:szCs w:val="21"/>
        </w:rPr>
      </w:pPr>
      <w:r w:rsidDel="00000000" w:rsidR="00000000" w:rsidRPr="00000000">
        <w:rPr>
          <w:color w:val="2d3e50"/>
          <w:sz w:val="21"/>
          <w:szCs w:val="21"/>
          <w:rtl w:val="0"/>
        </w:rPr>
        <w:t xml:space="preserve">&lt;body&gt;&lt;p&gt;</w:t>
      </w:r>
    </w:p>
    <w:p w:rsidR="00000000" w:rsidDel="00000000" w:rsidP="00000000" w:rsidRDefault="00000000" w:rsidRPr="00000000" w14:paraId="000001C2">
      <w:pPr>
        <w:shd w:fill="ffffff" w:val="clear"/>
        <w:spacing w:after="160" w:lineRule="auto"/>
        <w:rPr>
          <w:color w:val="2d3e50"/>
          <w:sz w:val="21"/>
          <w:szCs w:val="21"/>
        </w:rPr>
      </w:pPr>
      <w:r w:rsidDel="00000000" w:rsidR="00000000" w:rsidRPr="00000000">
        <w:rPr>
          <w:color w:val="2d3e50"/>
          <w:sz w:val="21"/>
          <w:szCs w:val="21"/>
          <w:rtl w:val="0"/>
        </w:rPr>
        <w:t xml:space="preserve">&lt;h3&gt;TO &lt;a href="url"&gt;Home&lt;/a&gt;&lt;a href="url"&gt;Quick help&lt;/a&gt;</w:t>
      </w:r>
    </w:p>
    <w:p w:rsidR="00000000" w:rsidDel="00000000" w:rsidP="00000000" w:rsidRDefault="00000000" w:rsidRPr="00000000" w14:paraId="000001C3">
      <w:pPr>
        <w:shd w:fill="ffffff" w:val="clear"/>
        <w:spacing w:after="160" w:lineRule="auto"/>
        <w:rPr>
          <w:color w:val="2d3e50"/>
          <w:sz w:val="21"/>
          <w:szCs w:val="21"/>
        </w:rPr>
      </w:pPr>
      <w:r w:rsidDel="00000000" w:rsidR="00000000" w:rsidRPr="00000000">
        <w:rPr>
          <w:color w:val="2d3e50"/>
          <w:sz w:val="21"/>
          <w:szCs w:val="21"/>
          <w:rtl w:val="0"/>
        </w:rPr>
        <w:t xml:space="preserve">    &lt;div class="warpper fl"&gt;</w:t>
      </w:r>
    </w:p>
    <w:p w:rsidR="00000000" w:rsidDel="00000000" w:rsidP="00000000" w:rsidRDefault="00000000" w:rsidRPr="00000000" w14:paraId="000001C4">
      <w:pPr>
        <w:shd w:fill="ffffff" w:val="clear"/>
        <w:spacing w:after="160" w:lineRule="auto"/>
        <w:rPr>
          <w:color w:val="2d3e50"/>
          <w:sz w:val="21"/>
          <w:szCs w:val="21"/>
        </w:rPr>
      </w:pPr>
      <w:r w:rsidDel="00000000" w:rsidR="00000000" w:rsidRPr="00000000">
        <w:rPr>
          <w:color w:val="2d3e50"/>
          <w:sz w:val="21"/>
          <w:szCs w:val="21"/>
          <w:rtl w:val="0"/>
        </w:rPr>
        <w:t xml:space="preserve">        &lt;div class="main"&gt;</w:t>
      </w:r>
    </w:p>
    <w:p w:rsidR="00000000" w:rsidDel="00000000" w:rsidP="00000000" w:rsidRDefault="00000000" w:rsidRPr="00000000" w14:paraId="000001C5">
      <w:pPr>
        <w:shd w:fill="ffffff" w:val="clear"/>
        <w:spacing w:after="160" w:lineRule="auto"/>
        <w:rPr>
          <w:color w:val="2d3e50"/>
          <w:sz w:val="21"/>
          <w:szCs w:val="21"/>
        </w:rPr>
      </w:pPr>
      <w:r w:rsidDel="00000000" w:rsidR="00000000" w:rsidRPr="00000000">
        <w:rPr>
          <w:color w:val="2d3e50"/>
          <w:sz w:val="21"/>
          <w:szCs w:val="21"/>
          <w:rtl w:val="0"/>
        </w:rPr>
        <w:t xml:space="preserve">            &lt;div class="head"&gt;&lt;p&gt;&amp;nbsp;&amp;nbsp;&amp;nbsp;&amp;nbsp;Bug Report&lt;/p&gt;</w:t>
      </w:r>
    </w:p>
    <w:p w:rsidR="00000000" w:rsidDel="00000000" w:rsidP="00000000" w:rsidRDefault="00000000" w:rsidRPr="00000000" w14:paraId="000001C6">
      <w:pPr>
        <w:shd w:fill="ffffff" w:val="clear"/>
        <w:spacing w:after="160" w:lineRule="auto"/>
        <w:rPr>
          <w:color w:val="2d3e50"/>
          <w:sz w:val="21"/>
          <w:szCs w:val="21"/>
        </w:rPr>
      </w:pPr>
      <w:r w:rsidDel="00000000" w:rsidR="00000000" w:rsidRPr="00000000">
        <w:rPr>
          <w:color w:val="2d3e50"/>
          <w:sz w:val="21"/>
          <w:szCs w:val="21"/>
          <w:rtl w:val="0"/>
        </w:rPr>
        <w:t xml:space="preserve">&lt;/div&gt;</w:t>
      </w:r>
    </w:p>
    <w:p w:rsidR="00000000" w:rsidDel="00000000" w:rsidP="00000000" w:rsidRDefault="00000000" w:rsidRPr="00000000" w14:paraId="000001C7">
      <w:pPr>
        <w:shd w:fill="ffffff" w:val="clear"/>
        <w:spacing w:after="160" w:lineRule="auto"/>
        <w:rPr>
          <w:color w:val="2d3e50"/>
          <w:sz w:val="21"/>
          <w:szCs w:val="21"/>
        </w:rPr>
      </w:pPr>
      <w:r w:rsidDel="00000000" w:rsidR="00000000" w:rsidRPr="00000000">
        <w:rPr>
          <w:color w:val="2d3e50"/>
          <w:sz w:val="21"/>
          <w:szCs w:val="21"/>
          <w:rtl w:val="0"/>
        </w:rPr>
        <w:t xml:space="preserve">&lt;div class="form fl"&gt;</w:t>
      </w:r>
    </w:p>
    <w:p w:rsidR="00000000" w:rsidDel="00000000" w:rsidP="00000000" w:rsidRDefault="00000000" w:rsidRPr="00000000" w14:paraId="000001C8">
      <w:pPr>
        <w:shd w:fill="ffffff" w:val="clear"/>
        <w:spacing w:after="160" w:lineRule="auto"/>
        <w:rPr>
          <w:color w:val="2d3e50"/>
          <w:sz w:val="21"/>
          <w:szCs w:val="21"/>
        </w:rPr>
      </w:pPr>
      <w:r w:rsidDel="00000000" w:rsidR="00000000" w:rsidRPr="00000000">
        <w:rPr>
          <w:color w:val="2d3e50"/>
          <w:sz w:val="21"/>
          <w:szCs w:val="21"/>
          <w:rtl w:val="0"/>
        </w:rPr>
        <w:t xml:space="preserve">                &lt;form method="POST"&gt;</w:t>
      </w:r>
    </w:p>
    <w:p w:rsidR="00000000" w:rsidDel="00000000" w:rsidP="00000000" w:rsidRDefault="00000000" w:rsidRPr="00000000" w14:paraId="000001C9">
      <w:pPr>
        <w:shd w:fill="ffffff" w:val="clear"/>
        <w:spacing w:after="160" w:lineRule="auto"/>
        <w:rPr>
          <w:color w:val="2d3e50"/>
          <w:sz w:val="21"/>
          <w:szCs w:val="21"/>
        </w:rPr>
      </w:pPr>
      <w:r w:rsidDel="00000000" w:rsidR="00000000" w:rsidRPr="00000000">
        <w:rPr>
          <w:color w:val="2d3e50"/>
          <w:sz w:val="21"/>
          <w:szCs w:val="21"/>
          <w:rtl w:val="0"/>
        </w:rPr>
        <w:t xml:space="preserve">                    &lt;p class="name"&gt;&lt;p&gt;</w:t>
      </w:r>
    </w:p>
    <w:p w:rsidR="00000000" w:rsidDel="00000000" w:rsidP="00000000" w:rsidRDefault="00000000" w:rsidRPr="00000000" w14:paraId="000001CA">
      <w:pPr>
        <w:shd w:fill="ffffff" w:val="clear"/>
        <w:spacing w:after="160" w:lineRule="auto"/>
        <w:rPr>
          <w:color w:val="2d3e50"/>
          <w:sz w:val="21"/>
          <w:szCs w:val="21"/>
        </w:rPr>
      </w:pPr>
      <w:r w:rsidDel="00000000" w:rsidR="00000000" w:rsidRPr="00000000">
        <w:rPr>
          <w:color w:val="2d3e50"/>
          <w:sz w:val="21"/>
          <w:szCs w:val="21"/>
          <w:rtl w:val="0"/>
        </w:rPr>
        <w:t xml:space="preserve">&amp;nbsp;&amp;nbsp; &amp;nbsp; Title:*&lt;input type="text" name="fname"  class="name-inp"&gt;&lt;/p&gt;</w:t>
      </w:r>
    </w:p>
    <w:p w:rsidR="00000000" w:rsidDel="00000000" w:rsidP="00000000" w:rsidRDefault="00000000" w:rsidRPr="00000000" w14:paraId="000001CB">
      <w:pPr>
        <w:shd w:fill="ffffff" w:val="clear"/>
        <w:spacing w:after="160" w:lineRule="auto"/>
        <w:rPr>
          <w:color w:val="2d3e50"/>
          <w:sz w:val="21"/>
          <w:szCs w:val="21"/>
        </w:rPr>
      </w:pPr>
      <w:r w:rsidDel="00000000" w:rsidR="00000000" w:rsidRPr="00000000">
        <w:rPr>
          <w:color w:val="2d3e50"/>
          <w:sz w:val="21"/>
          <w:szCs w:val="21"/>
          <w:rtl w:val="0"/>
        </w:rPr>
        <w:t xml:space="preserve">&lt;p class="name"&gt;&lt;p&gt;</w:t>
      </w:r>
    </w:p>
    <w:p w:rsidR="00000000" w:rsidDel="00000000" w:rsidP="00000000" w:rsidRDefault="00000000" w:rsidRPr="00000000" w14:paraId="000001CC">
      <w:pPr>
        <w:shd w:fill="ffffff" w:val="clear"/>
        <w:spacing w:after="160" w:lineRule="auto"/>
        <w:rPr>
          <w:color w:val="2d3e50"/>
          <w:sz w:val="21"/>
          <w:szCs w:val="21"/>
        </w:rPr>
      </w:pPr>
      <w:r w:rsidDel="00000000" w:rsidR="00000000" w:rsidRPr="00000000">
        <w:rPr>
          <w:color w:val="2d3e50"/>
          <w:sz w:val="21"/>
          <w:szCs w:val="21"/>
          <w:rtl w:val="0"/>
        </w:rPr>
        <w:t xml:space="preserve">&amp;nbsp;&amp;nbsp; &amp;nbsp; Description:*&lt;textarea name="fname"  class="name-inp" rows="4" cols="50"&gt;&lt;/textarea&gt;</w:t>
      </w:r>
    </w:p>
    <w:p w:rsidR="00000000" w:rsidDel="00000000" w:rsidP="00000000" w:rsidRDefault="00000000" w:rsidRPr="00000000" w14:paraId="000001CD">
      <w:pPr>
        <w:shd w:fill="ffffff" w:val="clear"/>
        <w:spacing w:after="160" w:lineRule="auto"/>
        <w:rPr>
          <w:color w:val="2d3e50"/>
          <w:sz w:val="21"/>
          <w:szCs w:val="21"/>
        </w:rPr>
      </w:pPr>
      <w:r w:rsidDel="00000000" w:rsidR="00000000" w:rsidRPr="00000000">
        <w:rPr>
          <w:color w:val="2d3e50"/>
          <w:sz w:val="21"/>
          <w:szCs w:val="21"/>
          <w:rtl w:val="0"/>
        </w:rPr>
        <w:t xml:space="preserve">&lt;p class="name"&gt;&lt;p&gt;</w:t>
      </w:r>
    </w:p>
    <w:p w:rsidR="00000000" w:rsidDel="00000000" w:rsidP="00000000" w:rsidRDefault="00000000" w:rsidRPr="00000000" w14:paraId="000001CE">
      <w:pPr>
        <w:shd w:fill="ffffff" w:val="clear"/>
        <w:spacing w:after="160" w:lineRule="auto"/>
        <w:rPr>
          <w:color w:val="2d3e50"/>
          <w:sz w:val="21"/>
          <w:szCs w:val="21"/>
        </w:rPr>
      </w:pPr>
      <w:r w:rsidDel="00000000" w:rsidR="00000000" w:rsidRPr="00000000">
        <w:rPr>
          <w:color w:val="2d3e50"/>
          <w:sz w:val="21"/>
          <w:szCs w:val="21"/>
          <w:rtl w:val="0"/>
        </w:rPr>
        <w:t xml:space="preserve">&amp;nbsp;&amp;nbsp; &amp;nbsp; Operating system:</w:t>
      </w:r>
    </w:p>
    <w:p w:rsidR="00000000" w:rsidDel="00000000" w:rsidP="00000000" w:rsidRDefault="00000000" w:rsidRPr="00000000" w14:paraId="000001CF">
      <w:pPr>
        <w:shd w:fill="ffffff" w:val="clear"/>
        <w:spacing w:after="160" w:lineRule="auto"/>
        <w:rPr>
          <w:color w:val="2d3e50"/>
          <w:sz w:val="21"/>
          <w:szCs w:val="21"/>
        </w:rPr>
      </w:pPr>
      <w:r w:rsidDel="00000000" w:rsidR="00000000" w:rsidRPr="00000000">
        <w:rPr>
          <w:color w:val="2d3e50"/>
          <w:sz w:val="21"/>
          <w:szCs w:val="21"/>
          <w:rtl w:val="0"/>
        </w:rPr>
        <w:t xml:space="preserve">&lt;p&gt;&amp;nbsp;&amp;nbsp; &amp;nbsp;&amp;nbsp;&lt;select class="os" &gt;</w:t>
      </w:r>
    </w:p>
    <w:p w:rsidR="00000000" w:rsidDel="00000000" w:rsidP="00000000" w:rsidRDefault="00000000" w:rsidRPr="00000000" w14:paraId="000001D0">
      <w:pPr>
        <w:shd w:fill="ffffff" w:val="clear"/>
        <w:spacing w:after="160" w:lineRule="auto"/>
        <w:rPr>
          <w:color w:val="2d3e50"/>
          <w:sz w:val="21"/>
          <w:szCs w:val="21"/>
        </w:rPr>
      </w:pPr>
      <w:r w:rsidDel="00000000" w:rsidR="00000000" w:rsidRPr="00000000">
        <w:rPr>
          <w:color w:val="2d3e50"/>
          <w:sz w:val="21"/>
          <w:szCs w:val="21"/>
          <w:rtl w:val="0"/>
        </w:rPr>
        <w:t xml:space="preserve">  &lt;option value="Windows XP"&gt;Windows XP&lt;/option&gt;</w:t>
      </w:r>
    </w:p>
    <w:p w:rsidR="00000000" w:rsidDel="00000000" w:rsidP="00000000" w:rsidRDefault="00000000" w:rsidRPr="00000000" w14:paraId="000001D1">
      <w:pPr>
        <w:shd w:fill="ffffff" w:val="clear"/>
        <w:spacing w:after="160" w:lineRule="auto"/>
        <w:rPr>
          <w:color w:val="2d3e50"/>
          <w:sz w:val="21"/>
          <w:szCs w:val="21"/>
        </w:rPr>
      </w:pPr>
      <w:r w:rsidDel="00000000" w:rsidR="00000000" w:rsidRPr="00000000">
        <w:rPr>
          <w:color w:val="2d3e50"/>
          <w:sz w:val="21"/>
          <w:szCs w:val="21"/>
          <w:rtl w:val="0"/>
        </w:rPr>
        <w:t xml:space="preserve">  &lt;option value="linux"&gt;Linux&lt;/option&gt;</w:t>
      </w:r>
    </w:p>
    <w:p w:rsidR="00000000" w:rsidDel="00000000" w:rsidP="00000000" w:rsidRDefault="00000000" w:rsidRPr="00000000" w14:paraId="000001D2">
      <w:pPr>
        <w:shd w:fill="ffffff" w:val="clear"/>
        <w:spacing w:after="160" w:lineRule="auto"/>
        <w:rPr>
          <w:color w:val="2d3e50"/>
          <w:sz w:val="21"/>
          <w:szCs w:val="21"/>
        </w:rPr>
      </w:pPr>
      <w:r w:rsidDel="00000000" w:rsidR="00000000" w:rsidRPr="00000000">
        <w:rPr>
          <w:color w:val="2d3e50"/>
          <w:sz w:val="21"/>
          <w:szCs w:val="21"/>
          <w:rtl w:val="0"/>
        </w:rPr>
        <w:t xml:space="preserve"> &lt;/select&gt;</w:t>
      </w:r>
    </w:p>
    <w:p w:rsidR="00000000" w:rsidDel="00000000" w:rsidP="00000000" w:rsidRDefault="00000000" w:rsidRPr="00000000" w14:paraId="000001D3">
      <w:pPr>
        <w:shd w:fill="ffffff" w:val="clear"/>
        <w:spacing w:after="160" w:lineRule="auto"/>
        <w:rPr>
          <w:color w:val="2d3e50"/>
          <w:sz w:val="21"/>
          <w:szCs w:val="21"/>
        </w:rPr>
      </w:pPr>
      <w:r w:rsidDel="00000000" w:rsidR="00000000" w:rsidRPr="00000000">
        <w:rPr>
          <w:color w:val="2d3e50"/>
          <w:sz w:val="21"/>
          <w:szCs w:val="21"/>
          <w:rtl w:val="0"/>
        </w:rPr>
        <w:t xml:space="preserve">&lt;p class="name"&gt;&lt;p&gt;</w:t>
      </w:r>
    </w:p>
    <w:p w:rsidR="00000000" w:rsidDel="00000000" w:rsidP="00000000" w:rsidRDefault="00000000" w:rsidRPr="00000000" w14:paraId="000001D4">
      <w:pPr>
        <w:shd w:fill="ffffff" w:val="clear"/>
        <w:spacing w:after="160" w:lineRule="auto"/>
        <w:rPr>
          <w:color w:val="2d3e50"/>
          <w:sz w:val="21"/>
          <w:szCs w:val="21"/>
        </w:rPr>
      </w:pPr>
      <w:r w:rsidDel="00000000" w:rsidR="00000000" w:rsidRPr="00000000">
        <w:rPr>
          <w:color w:val="2d3e50"/>
          <w:sz w:val="21"/>
          <w:szCs w:val="21"/>
          <w:rtl w:val="0"/>
        </w:rPr>
        <w:t xml:space="preserve">&amp;nbsp;&amp;nbsp; &amp;nbsp; Product:</w:t>
      </w:r>
    </w:p>
    <w:p w:rsidR="00000000" w:rsidDel="00000000" w:rsidP="00000000" w:rsidRDefault="00000000" w:rsidRPr="00000000" w14:paraId="000001D5">
      <w:pPr>
        <w:shd w:fill="ffffff" w:val="clear"/>
        <w:spacing w:after="160" w:lineRule="auto"/>
        <w:rPr>
          <w:color w:val="2d3e50"/>
          <w:sz w:val="21"/>
          <w:szCs w:val="21"/>
        </w:rPr>
      </w:pPr>
      <w:r w:rsidDel="00000000" w:rsidR="00000000" w:rsidRPr="00000000">
        <w:rPr>
          <w:color w:val="2d3e50"/>
          <w:sz w:val="21"/>
          <w:szCs w:val="21"/>
          <w:rtl w:val="0"/>
        </w:rPr>
        <w:t xml:space="preserve">&lt;p&gt;&amp;nbsp;&amp;nbsp; &amp;nbsp;&amp;nbsp;&lt;select class="os" &gt;</w:t>
      </w:r>
    </w:p>
    <w:p w:rsidR="00000000" w:rsidDel="00000000" w:rsidP="00000000" w:rsidRDefault="00000000" w:rsidRPr="00000000" w14:paraId="000001D6">
      <w:pPr>
        <w:shd w:fill="ffffff" w:val="clear"/>
        <w:spacing w:after="160" w:lineRule="auto"/>
        <w:rPr>
          <w:color w:val="2d3e50"/>
          <w:sz w:val="21"/>
          <w:szCs w:val="21"/>
        </w:rPr>
      </w:pPr>
      <w:r w:rsidDel="00000000" w:rsidR="00000000" w:rsidRPr="00000000">
        <w:rPr>
          <w:color w:val="2d3e50"/>
          <w:sz w:val="21"/>
          <w:szCs w:val="21"/>
          <w:rtl w:val="0"/>
        </w:rPr>
        <w:t xml:space="preserve"> &lt;option value="Formoid"&gt;Formoid&lt;/option&gt;</w:t>
      </w:r>
    </w:p>
    <w:p w:rsidR="00000000" w:rsidDel="00000000" w:rsidP="00000000" w:rsidRDefault="00000000" w:rsidRPr="00000000" w14:paraId="000001D7">
      <w:pPr>
        <w:shd w:fill="ffffff" w:val="clear"/>
        <w:spacing w:after="160" w:lineRule="auto"/>
        <w:rPr>
          <w:color w:val="2d3e50"/>
          <w:sz w:val="21"/>
          <w:szCs w:val="21"/>
        </w:rPr>
      </w:pPr>
      <w:r w:rsidDel="00000000" w:rsidR="00000000" w:rsidRPr="00000000">
        <w:rPr>
          <w:color w:val="2d3e50"/>
          <w:sz w:val="21"/>
          <w:szCs w:val="21"/>
          <w:rtl w:val="0"/>
        </w:rPr>
        <w:t xml:space="preserve">  &lt;option value="form name"&gt;Form name&lt;/option&gt;</w:t>
      </w:r>
    </w:p>
    <w:p w:rsidR="00000000" w:rsidDel="00000000" w:rsidP="00000000" w:rsidRDefault="00000000" w:rsidRPr="00000000" w14:paraId="000001D8">
      <w:pPr>
        <w:shd w:fill="ffffff" w:val="clear"/>
        <w:spacing w:after="160" w:lineRule="auto"/>
        <w:rPr>
          <w:color w:val="2d3e50"/>
          <w:sz w:val="21"/>
          <w:szCs w:val="21"/>
        </w:rPr>
      </w:pPr>
      <w:r w:rsidDel="00000000" w:rsidR="00000000" w:rsidRPr="00000000">
        <w:rPr>
          <w:color w:val="2d3e50"/>
          <w:sz w:val="21"/>
          <w:szCs w:val="21"/>
          <w:rtl w:val="0"/>
        </w:rPr>
        <w:t xml:space="preserve"> &lt;/select&gt;</w:t>
      </w:r>
    </w:p>
    <w:p w:rsidR="00000000" w:rsidDel="00000000" w:rsidP="00000000" w:rsidRDefault="00000000" w:rsidRPr="00000000" w14:paraId="000001D9">
      <w:pPr>
        <w:shd w:fill="ffffff" w:val="clear"/>
        <w:spacing w:after="160" w:lineRule="auto"/>
        <w:rPr>
          <w:color w:val="2d3e50"/>
          <w:sz w:val="21"/>
          <w:szCs w:val="21"/>
        </w:rPr>
      </w:pPr>
      <w:r w:rsidDel="00000000" w:rsidR="00000000" w:rsidRPr="00000000">
        <w:rPr>
          <w:color w:val="2d3e50"/>
          <w:sz w:val="21"/>
          <w:szCs w:val="21"/>
          <w:rtl w:val="0"/>
        </w:rPr>
        <w:t xml:space="preserve">&lt;p class="name"&gt;&lt;p&gt;</w:t>
      </w:r>
    </w:p>
    <w:p w:rsidR="00000000" w:rsidDel="00000000" w:rsidP="00000000" w:rsidRDefault="00000000" w:rsidRPr="00000000" w14:paraId="000001DA">
      <w:pPr>
        <w:shd w:fill="ffffff" w:val="clear"/>
        <w:spacing w:after="160" w:lineRule="auto"/>
        <w:rPr>
          <w:color w:val="2d3e50"/>
          <w:sz w:val="21"/>
          <w:szCs w:val="21"/>
        </w:rPr>
      </w:pPr>
      <w:r w:rsidDel="00000000" w:rsidR="00000000" w:rsidRPr="00000000">
        <w:rPr>
          <w:color w:val="2d3e50"/>
          <w:sz w:val="21"/>
          <w:szCs w:val="21"/>
          <w:rtl w:val="0"/>
        </w:rPr>
        <w:t xml:space="preserve">&amp;nbsp;&amp;nbsp; &amp;nbsp; Version:*&lt;p&gt;&lt;input type="text" name="version"  class="ver"&gt;&lt;/p&gt;</w:t>
      </w:r>
    </w:p>
    <w:p w:rsidR="00000000" w:rsidDel="00000000" w:rsidP="00000000" w:rsidRDefault="00000000" w:rsidRPr="00000000" w14:paraId="000001DB">
      <w:pPr>
        <w:shd w:fill="ffffff" w:val="clear"/>
        <w:spacing w:after="160" w:lineRule="auto"/>
        <w:rPr>
          <w:color w:val="2d3e50"/>
          <w:sz w:val="21"/>
          <w:szCs w:val="21"/>
        </w:rPr>
      </w:pPr>
      <w:r w:rsidDel="00000000" w:rsidR="00000000" w:rsidRPr="00000000">
        <w:rPr>
          <w:color w:val="2d3e50"/>
          <w:sz w:val="21"/>
          <w:szCs w:val="21"/>
          <w:rtl w:val="0"/>
        </w:rPr>
        <w:t xml:space="preserve">&lt;p class="name"&gt;</w:t>
      </w:r>
    </w:p>
    <w:p w:rsidR="00000000" w:rsidDel="00000000" w:rsidP="00000000" w:rsidRDefault="00000000" w:rsidRPr="00000000" w14:paraId="000001DC">
      <w:pPr>
        <w:shd w:fill="ffffff" w:val="clear"/>
        <w:spacing w:after="160" w:lineRule="auto"/>
        <w:rPr>
          <w:color w:val="2d3e50"/>
          <w:sz w:val="21"/>
          <w:szCs w:val="21"/>
        </w:rPr>
      </w:pPr>
      <w:r w:rsidDel="00000000" w:rsidR="00000000" w:rsidRPr="00000000">
        <w:rPr>
          <w:color w:val="2d3e50"/>
          <w:sz w:val="21"/>
          <w:szCs w:val="21"/>
          <w:rtl w:val="0"/>
        </w:rPr>
        <w:t xml:space="preserve">&lt;p&gt;</w:t>
      </w:r>
    </w:p>
    <w:p w:rsidR="00000000" w:rsidDel="00000000" w:rsidP="00000000" w:rsidRDefault="00000000" w:rsidRPr="00000000" w14:paraId="000001DD">
      <w:pPr>
        <w:shd w:fill="ffffff" w:val="clear"/>
        <w:spacing w:after="160" w:lineRule="auto"/>
        <w:rPr>
          <w:color w:val="2d3e50"/>
          <w:sz w:val="21"/>
          <w:szCs w:val="21"/>
        </w:rPr>
      </w:pPr>
      <w:r w:rsidDel="00000000" w:rsidR="00000000" w:rsidRPr="00000000">
        <w:rPr>
          <w:color w:val="2d3e50"/>
          <w:sz w:val="21"/>
          <w:szCs w:val="21"/>
          <w:rtl w:val="0"/>
        </w:rPr>
        <w:t xml:space="preserve">&amp;nbsp;&amp;nbsp;&amp;nbsp;&amp;nbsp; License:&lt;br&gt;</w:t>
      </w:r>
    </w:p>
    <w:p w:rsidR="00000000" w:rsidDel="00000000" w:rsidP="00000000" w:rsidRDefault="00000000" w:rsidRPr="00000000" w14:paraId="000001DE">
      <w:pPr>
        <w:shd w:fill="ffffff" w:val="clear"/>
        <w:spacing w:after="160" w:lineRule="auto"/>
        <w:rPr>
          <w:color w:val="2d3e50"/>
          <w:sz w:val="21"/>
          <w:szCs w:val="21"/>
        </w:rPr>
      </w:pPr>
      <w:r w:rsidDel="00000000" w:rsidR="00000000" w:rsidRPr="00000000">
        <w:rPr>
          <w:color w:val="2d3e50"/>
          <w:sz w:val="21"/>
          <w:szCs w:val="21"/>
          <w:rtl w:val="0"/>
        </w:rPr>
        <w:t xml:space="preserve">&amp;nbsp;&amp;nbsp; &amp;nbsp;&amp;nbsp;&amp;nbsp;&lt;input type="radio"  name="free" value="Free"&gt;Free</w:t>
      </w:r>
    </w:p>
    <w:p w:rsidR="00000000" w:rsidDel="00000000" w:rsidP="00000000" w:rsidRDefault="00000000" w:rsidRPr="00000000" w14:paraId="000001DF">
      <w:pPr>
        <w:shd w:fill="ffffff" w:val="clear"/>
        <w:spacing w:after="160" w:lineRule="auto"/>
        <w:rPr>
          <w:color w:val="2d3e50"/>
          <w:sz w:val="21"/>
          <w:szCs w:val="21"/>
        </w:rPr>
      </w:pPr>
      <w:r w:rsidDel="00000000" w:rsidR="00000000" w:rsidRPr="00000000">
        <w:rPr>
          <w:color w:val="2d3e50"/>
          <w:sz w:val="21"/>
          <w:szCs w:val="21"/>
          <w:rtl w:val="0"/>
        </w:rPr>
        <w:t xml:space="preserve">; &lt;input type="radio"  name="business" value="Business"&gt;Business</w:t>
      </w:r>
    </w:p>
    <w:p w:rsidR="00000000" w:rsidDel="00000000" w:rsidP="00000000" w:rsidRDefault="00000000" w:rsidRPr="00000000" w14:paraId="000001E0">
      <w:pPr>
        <w:shd w:fill="ffffff" w:val="clear"/>
        <w:spacing w:after="160" w:lineRule="auto"/>
        <w:rPr>
          <w:color w:val="2d3e50"/>
          <w:sz w:val="21"/>
          <w:szCs w:val="21"/>
        </w:rPr>
      </w:pPr>
      <w:r w:rsidDel="00000000" w:rsidR="00000000" w:rsidRPr="00000000">
        <w:rPr>
          <w:color w:val="2d3e50"/>
          <w:sz w:val="21"/>
          <w:szCs w:val="21"/>
          <w:rtl w:val="0"/>
        </w:rPr>
        <w:t xml:space="preserve">&lt;p class="name"&gt;</w:t>
      </w:r>
    </w:p>
    <w:p w:rsidR="00000000" w:rsidDel="00000000" w:rsidP="00000000" w:rsidRDefault="00000000" w:rsidRPr="00000000" w14:paraId="000001E1">
      <w:pPr>
        <w:shd w:fill="ffffff" w:val="clear"/>
        <w:spacing w:after="160" w:lineRule="auto"/>
        <w:rPr>
          <w:color w:val="2d3e50"/>
          <w:sz w:val="21"/>
          <w:szCs w:val="21"/>
        </w:rPr>
      </w:pPr>
      <w:r w:rsidDel="00000000" w:rsidR="00000000" w:rsidRPr="00000000">
        <w:rPr>
          <w:color w:val="2d3e50"/>
          <w:sz w:val="21"/>
          <w:szCs w:val="21"/>
          <w:rtl w:val="0"/>
        </w:rPr>
        <w:t xml:space="preserve">&lt;p&gt;</w:t>
      </w:r>
    </w:p>
    <w:p w:rsidR="00000000" w:rsidDel="00000000" w:rsidP="00000000" w:rsidRDefault="00000000" w:rsidRPr="00000000" w14:paraId="000001E2">
      <w:pPr>
        <w:shd w:fill="ffffff" w:val="clear"/>
        <w:spacing w:after="160" w:lineRule="auto"/>
        <w:rPr>
          <w:color w:val="2d3e50"/>
          <w:sz w:val="21"/>
          <w:szCs w:val="21"/>
        </w:rPr>
      </w:pPr>
      <w:r w:rsidDel="00000000" w:rsidR="00000000" w:rsidRPr="00000000">
        <w:rPr>
          <w:color w:val="2d3e50"/>
          <w:sz w:val="21"/>
          <w:szCs w:val="21"/>
          <w:rtl w:val="0"/>
        </w:rPr>
        <w:t xml:space="preserve">&amp;nbsp;&amp;nbsp; &amp;nbsp;&amp;nbsp; Severity:</w:t>
      </w:r>
    </w:p>
    <w:p w:rsidR="00000000" w:rsidDel="00000000" w:rsidP="00000000" w:rsidRDefault="00000000" w:rsidRPr="00000000" w14:paraId="000001E3">
      <w:pPr>
        <w:shd w:fill="ffffff" w:val="clear"/>
        <w:spacing w:after="160" w:lineRule="auto"/>
        <w:rPr>
          <w:color w:val="2d3e50"/>
          <w:sz w:val="21"/>
          <w:szCs w:val="21"/>
        </w:rPr>
      </w:pPr>
      <w:r w:rsidDel="00000000" w:rsidR="00000000" w:rsidRPr="00000000">
        <w:rPr>
          <w:color w:val="2d3e50"/>
          <w:sz w:val="21"/>
          <w:szCs w:val="21"/>
          <w:rtl w:val="0"/>
        </w:rPr>
        <w:t xml:space="preserve">&lt;p&gt;&amp;nbsp;&amp;nbsp; &amp;nbsp;&amp;nbsp;&lt;select class="os" &gt;</w:t>
      </w:r>
    </w:p>
    <w:p w:rsidR="00000000" w:rsidDel="00000000" w:rsidP="00000000" w:rsidRDefault="00000000" w:rsidRPr="00000000" w14:paraId="000001E4">
      <w:pPr>
        <w:shd w:fill="ffffff" w:val="clear"/>
        <w:spacing w:after="160" w:lineRule="auto"/>
        <w:rPr>
          <w:color w:val="2d3e50"/>
          <w:sz w:val="21"/>
          <w:szCs w:val="21"/>
        </w:rPr>
      </w:pPr>
      <w:r w:rsidDel="00000000" w:rsidR="00000000" w:rsidRPr="00000000">
        <w:rPr>
          <w:color w:val="2d3e50"/>
          <w:sz w:val="21"/>
          <w:szCs w:val="21"/>
          <w:rtl w:val="0"/>
        </w:rPr>
        <w:t xml:space="preserve">  &lt;option value="Critical"&gt;Critical&lt;/option&gt;</w:t>
      </w:r>
    </w:p>
    <w:p w:rsidR="00000000" w:rsidDel="00000000" w:rsidP="00000000" w:rsidRDefault="00000000" w:rsidRPr="00000000" w14:paraId="000001E5">
      <w:pPr>
        <w:shd w:fill="ffffff" w:val="clear"/>
        <w:spacing w:after="160" w:lineRule="auto"/>
        <w:rPr>
          <w:color w:val="2d3e50"/>
          <w:sz w:val="21"/>
          <w:szCs w:val="21"/>
        </w:rPr>
      </w:pPr>
      <w:r w:rsidDel="00000000" w:rsidR="00000000" w:rsidRPr="00000000">
        <w:rPr>
          <w:color w:val="2d3e50"/>
          <w:sz w:val="21"/>
          <w:szCs w:val="21"/>
          <w:rtl w:val="0"/>
        </w:rPr>
        <w:t xml:space="preserve">  &lt;option value="non-critical"&gt;Non-critical&lt;/option&gt;</w:t>
      </w:r>
    </w:p>
    <w:p w:rsidR="00000000" w:rsidDel="00000000" w:rsidP="00000000" w:rsidRDefault="00000000" w:rsidRPr="00000000" w14:paraId="000001E6">
      <w:pPr>
        <w:shd w:fill="ffffff" w:val="clear"/>
        <w:spacing w:after="160" w:lineRule="auto"/>
        <w:rPr>
          <w:color w:val="2d3e50"/>
          <w:sz w:val="21"/>
          <w:szCs w:val="21"/>
        </w:rPr>
      </w:pPr>
      <w:r w:rsidDel="00000000" w:rsidR="00000000" w:rsidRPr="00000000">
        <w:rPr>
          <w:color w:val="2d3e50"/>
          <w:sz w:val="21"/>
          <w:szCs w:val="21"/>
          <w:rtl w:val="0"/>
        </w:rPr>
        <w:t xml:space="preserve"> &lt;/select&gt;</w:t>
      </w:r>
    </w:p>
    <w:p w:rsidR="00000000" w:rsidDel="00000000" w:rsidP="00000000" w:rsidRDefault="00000000" w:rsidRPr="00000000" w14:paraId="000001E7">
      <w:pPr>
        <w:shd w:fill="ffffff" w:val="clear"/>
        <w:spacing w:after="160" w:lineRule="auto"/>
        <w:rPr>
          <w:color w:val="2d3e50"/>
          <w:sz w:val="21"/>
          <w:szCs w:val="21"/>
        </w:rPr>
      </w:pPr>
      <w:r w:rsidDel="00000000" w:rsidR="00000000" w:rsidRPr="00000000">
        <w:rPr>
          <w:color w:val="2d3e50"/>
          <w:sz w:val="21"/>
          <w:szCs w:val="21"/>
          <w:rtl w:val="0"/>
        </w:rPr>
        <w:t xml:space="preserve">&lt;p class="name"&gt;</w:t>
      </w:r>
    </w:p>
    <w:p w:rsidR="00000000" w:rsidDel="00000000" w:rsidP="00000000" w:rsidRDefault="00000000" w:rsidRPr="00000000" w14:paraId="000001E8">
      <w:pPr>
        <w:shd w:fill="ffffff" w:val="clear"/>
        <w:spacing w:after="160" w:lineRule="auto"/>
        <w:rPr>
          <w:color w:val="2d3e50"/>
          <w:sz w:val="21"/>
          <w:szCs w:val="21"/>
        </w:rPr>
      </w:pPr>
      <w:r w:rsidDel="00000000" w:rsidR="00000000" w:rsidRPr="00000000">
        <w:rPr>
          <w:color w:val="2d3e50"/>
          <w:sz w:val="21"/>
          <w:szCs w:val="21"/>
          <w:rtl w:val="0"/>
        </w:rPr>
        <w:t xml:space="preserve">&lt;p&gt;</w:t>
      </w:r>
    </w:p>
    <w:p w:rsidR="00000000" w:rsidDel="00000000" w:rsidP="00000000" w:rsidRDefault="00000000" w:rsidRPr="00000000" w14:paraId="000001E9">
      <w:pPr>
        <w:shd w:fill="ffffff" w:val="clear"/>
        <w:spacing w:after="160" w:lineRule="auto"/>
        <w:rPr>
          <w:color w:val="2d3e50"/>
          <w:sz w:val="21"/>
          <w:szCs w:val="21"/>
        </w:rPr>
      </w:pPr>
      <w:r w:rsidDel="00000000" w:rsidR="00000000" w:rsidRPr="00000000">
        <w:rPr>
          <w:color w:val="2d3e50"/>
          <w:sz w:val="21"/>
          <w:szCs w:val="21"/>
          <w:rtl w:val="0"/>
        </w:rPr>
        <w:t xml:space="preserve">&amp;nbsp;&amp;nbsp; &amp;nbsp;&amp;nbsp; Attachments:</w:t>
      </w:r>
    </w:p>
    <w:p w:rsidR="00000000" w:rsidDel="00000000" w:rsidP="00000000" w:rsidRDefault="00000000" w:rsidRPr="00000000" w14:paraId="000001EA">
      <w:pPr>
        <w:shd w:fill="ffffff" w:val="clear"/>
        <w:spacing w:after="160" w:lineRule="auto"/>
        <w:rPr>
          <w:color w:val="2d3e50"/>
          <w:sz w:val="21"/>
          <w:szCs w:val="21"/>
        </w:rPr>
      </w:pPr>
      <w:r w:rsidDel="00000000" w:rsidR="00000000" w:rsidRPr="00000000">
        <w:rPr>
          <w:color w:val="2d3e50"/>
          <w:sz w:val="21"/>
          <w:szCs w:val="21"/>
          <w:rtl w:val="0"/>
        </w:rPr>
        <w:t xml:space="preserve">&lt;p&gt;</w:t>
      </w:r>
    </w:p>
    <w:p w:rsidR="00000000" w:rsidDel="00000000" w:rsidP="00000000" w:rsidRDefault="00000000" w:rsidRPr="00000000" w14:paraId="000001EB">
      <w:pPr>
        <w:shd w:fill="ffffff" w:val="clear"/>
        <w:spacing w:after="160" w:lineRule="auto"/>
        <w:rPr>
          <w:color w:val="2d3e50"/>
          <w:sz w:val="21"/>
          <w:szCs w:val="21"/>
        </w:rPr>
      </w:pPr>
      <w:r w:rsidDel="00000000" w:rsidR="00000000" w:rsidRPr="00000000">
        <w:rPr>
          <w:color w:val="2d3e50"/>
          <w:sz w:val="21"/>
          <w:szCs w:val="21"/>
          <w:rtl w:val="0"/>
        </w:rPr>
        <w:t xml:space="preserve">&lt;input type="text" name="fname" placeholder="No file selected" class="attach"&gt;&lt;input type="submit" value="Choose File"&gt;&lt;/p&gt;</w:t>
      </w:r>
    </w:p>
    <w:p w:rsidR="00000000" w:rsidDel="00000000" w:rsidP="00000000" w:rsidRDefault="00000000" w:rsidRPr="00000000" w14:paraId="000001EC">
      <w:pPr>
        <w:shd w:fill="ffffff" w:val="clear"/>
        <w:spacing w:after="160" w:lineRule="auto"/>
        <w:rPr>
          <w:color w:val="2d3e50"/>
          <w:sz w:val="21"/>
          <w:szCs w:val="21"/>
        </w:rPr>
      </w:pPr>
      <w:r w:rsidDel="00000000" w:rsidR="00000000" w:rsidRPr="00000000">
        <w:rPr>
          <w:color w:val="2d3e50"/>
          <w:sz w:val="21"/>
          <w:szCs w:val="21"/>
          <w:rtl w:val="0"/>
        </w:rPr>
        <w:t xml:space="preserve">&lt;p class="name"&gt;</w:t>
      </w:r>
    </w:p>
    <w:p w:rsidR="00000000" w:rsidDel="00000000" w:rsidP="00000000" w:rsidRDefault="00000000" w:rsidRPr="00000000" w14:paraId="000001ED">
      <w:pPr>
        <w:shd w:fill="ffffff" w:val="clear"/>
        <w:spacing w:after="160" w:lineRule="auto"/>
        <w:rPr>
          <w:color w:val="2d3e50"/>
          <w:sz w:val="21"/>
          <w:szCs w:val="21"/>
        </w:rPr>
      </w:pPr>
      <w:r w:rsidDel="00000000" w:rsidR="00000000" w:rsidRPr="00000000">
        <w:rPr>
          <w:color w:val="2d3e50"/>
          <w:sz w:val="21"/>
          <w:szCs w:val="21"/>
          <w:rtl w:val="0"/>
        </w:rPr>
        <w:t xml:space="preserve">&lt;div class="footer"&gt;</w:t>
      </w:r>
    </w:p>
    <w:p w:rsidR="00000000" w:rsidDel="00000000" w:rsidP="00000000" w:rsidRDefault="00000000" w:rsidRPr="00000000" w14:paraId="000001EE">
      <w:pPr>
        <w:shd w:fill="ffffff" w:val="clear"/>
        <w:spacing w:after="160" w:lineRule="auto"/>
        <w:rPr>
          <w:color w:val="2d3e50"/>
          <w:sz w:val="21"/>
          <w:szCs w:val="21"/>
        </w:rPr>
      </w:pPr>
      <w:r w:rsidDel="00000000" w:rsidR="00000000" w:rsidRPr="00000000">
        <w:rPr>
          <w:color w:val="2d3e50"/>
          <w:sz w:val="21"/>
          <w:szCs w:val="21"/>
          <w:rtl w:val="0"/>
        </w:rPr>
        <w:t xml:space="preserve"> &lt;input type="submit" value="Send" class="send"&gt;</w:t>
      </w:r>
    </w:p>
    <w:p w:rsidR="00000000" w:rsidDel="00000000" w:rsidP="00000000" w:rsidRDefault="00000000" w:rsidRPr="00000000" w14:paraId="000001EF">
      <w:pPr>
        <w:shd w:fill="ffffff" w:val="clear"/>
        <w:spacing w:after="160" w:lineRule="auto"/>
        <w:rPr>
          <w:color w:val="2d3e50"/>
          <w:sz w:val="21"/>
          <w:szCs w:val="21"/>
        </w:rPr>
      </w:pPr>
      <w:r w:rsidDel="00000000" w:rsidR="00000000" w:rsidRPr="00000000">
        <w:rPr>
          <w:color w:val="2d3e50"/>
          <w:sz w:val="21"/>
          <w:szCs w:val="21"/>
          <w:rtl w:val="0"/>
        </w:rPr>
        <w:t xml:space="preserve">&lt;/div&gt;</w:t>
      </w:r>
    </w:p>
    <w:p w:rsidR="00000000" w:rsidDel="00000000" w:rsidP="00000000" w:rsidRDefault="00000000" w:rsidRPr="00000000" w14:paraId="000001F0">
      <w:pPr>
        <w:shd w:fill="ffffff" w:val="clear"/>
        <w:spacing w:after="160" w:lineRule="auto"/>
        <w:rPr>
          <w:color w:val="2d3e50"/>
          <w:sz w:val="21"/>
          <w:szCs w:val="21"/>
        </w:rPr>
      </w:pPr>
      <w:r w:rsidDel="00000000" w:rsidR="00000000" w:rsidRPr="00000000">
        <w:rPr>
          <w:color w:val="2d3e50"/>
          <w:sz w:val="21"/>
          <w:szCs w:val="21"/>
          <w:rtl w:val="0"/>
        </w:rPr>
        <w:t xml:space="preserve">&lt;/form&gt;</w:t>
      </w:r>
    </w:p>
    <w:p w:rsidR="00000000" w:rsidDel="00000000" w:rsidP="00000000" w:rsidRDefault="00000000" w:rsidRPr="00000000" w14:paraId="000001F1">
      <w:pPr>
        <w:shd w:fill="ffffff" w:val="clear"/>
        <w:spacing w:after="160" w:lineRule="auto"/>
        <w:rPr>
          <w:color w:val="2d3e50"/>
          <w:sz w:val="21"/>
          <w:szCs w:val="21"/>
        </w:rPr>
      </w:pPr>
      <w:r w:rsidDel="00000000" w:rsidR="00000000" w:rsidRPr="00000000">
        <w:rPr>
          <w:color w:val="2d3e50"/>
          <w:sz w:val="21"/>
          <w:szCs w:val="21"/>
          <w:rtl w:val="0"/>
        </w:rPr>
        <w:t xml:space="preserve">&lt;/div&gt;</w:t>
      </w:r>
    </w:p>
    <w:p w:rsidR="00000000" w:rsidDel="00000000" w:rsidP="00000000" w:rsidRDefault="00000000" w:rsidRPr="00000000" w14:paraId="000001F2">
      <w:pPr>
        <w:shd w:fill="ffffff" w:val="clear"/>
        <w:spacing w:after="160" w:lineRule="auto"/>
        <w:rPr>
          <w:color w:val="2d3e50"/>
          <w:sz w:val="21"/>
          <w:szCs w:val="21"/>
        </w:rPr>
      </w:pPr>
      <w:r w:rsidDel="00000000" w:rsidR="00000000" w:rsidRPr="00000000">
        <w:rPr>
          <w:color w:val="2d3e50"/>
          <w:sz w:val="21"/>
          <w:szCs w:val="21"/>
          <w:rtl w:val="0"/>
        </w:rPr>
        <w:t xml:space="preserve">&lt;/div&gt;&lt;/div&gt;&lt;/body&gt;&lt;/html&gt;</w:t>
      </w:r>
    </w:p>
    <w:p w:rsidR="00000000" w:rsidDel="00000000" w:rsidP="00000000" w:rsidRDefault="00000000" w:rsidRPr="00000000" w14:paraId="000001F3">
      <w:pPr>
        <w:shd w:fill="ffffff" w:val="clear"/>
        <w:spacing w:after="160" w:lineRule="auto"/>
        <w:rPr>
          <w:color w:val="2d3e50"/>
          <w:sz w:val="21"/>
          <w:szCs w:val="21"/>
        </w:rPr>
      </w:pPr>
      <w:r w:rsidDel="00000000" w:rsidR="00000000" w:rsidRPr="00000000">
        <w:rPr>
          <w:color w:val="2d3e50"/>
          <w:sz w:val="21"/>
          <w:szCs w:val="21"/>
          <w:rtl w:val="0"/>
        </w:rPr>
        <w:t xml:space="preserve">Form.css:</w:t>
      </w:r>
    </w:p>
    <w:p w:rsidR="00000000" w:rsidDel="00000000" w:rsidP="00000000" w:rsidRDefault="00000000" w:rsidRPr="00000000" w14:paraId="000001F4">
      <w:pPr>
        <w:shd w:fill="ffffff" w:val="clear"/>
        <w:spacing w:after="160" w:lineRule="auto"/>
        <w:rPr>
          <w:color w:val="2d3e50"/>
          <w:sz w:val="21"/>
          <w:szCs w:val="21"/>
        </w:rPr>
      </w:pPr>
      <w:r w:rsidDel="00000000" w:rsidR="00000000" w:rsidRPr="00000000">
        <w:rPr>
          <w:color w:val="2d3e50"/>
          <w:sz w:val="21"/>
          <w:szCs w:val="21"/>
          <w:rtl w:val="0"/>
        </w:rPr>
        <w:t xml:space="preserve">*{</w:t>
      </w:r>
    </w:p>
    <w:p w:rsidR="00000000" w:rsidDel="00000000" w:rsidP="00000000" w:rsidRDefault="00000000" w:rsidRPr="00000000" w14:paraId="000001F5">
      <w:pPr>
        <w:shd w:fill="ffffff" w:val="clear"/>
        <w:spacing w:after="160" w:lineRule="auto"/>
        <w:rPr>
          <w:color w:val="2d3e50"/>
          <w:sz w:val="21"/>
          <w:szCs w:val="21"/>
        </w:rPr>
      </w:pPr>
      <w:r w:rsidDel="00000000" w:rsidR="00000000" w:rsidRPr="00000000">
        <w:rPr>
          <w:color w:val="2d3e50"/>
          <w:sz w:val="21"/>
          <w:szCs w:val="21"/>
          <w:rtl w:val="0"/>
        </w:rPr>
        <w:t xml:space="preserve">    margin: 0;</w:t>
      </w:r>
    </w:p>
    <w:p w:rsidR="00000000" w:rsidDel="00000000" w:rsidP="00000000" w:rsidRDefault="00000000" w:rsidRPr="00000000" w14:paraId="000001F6">
      <w:pPr>
        <w:shd w:fill="ffffff" w:val="clear"/>
        <w:spacing w:after="160" w:lineRule="auto"/>
        <w:rPr>
          <w:color w:val="2d3e50"/>
          <w:sz w:val="21"/>
          <w:szCs w:val="21"/>
        </w:rPr>
      </w:pPr>
      <w:r w:rsidDel="00000000" w:rsidR="00000000" w:rsidRPr="00000000">
        <w:rPr>
          <w:color w:val="2d3e50"/>
          <w:sz w:val="21"/>
          <w:szCs w:val="21"/>
          <w:rtl w:val="0"/>
        </w:rPr>
        <w:t xml:space="preserve">    padding: 0;</w:t>
      </w:r>
    </w:p>
    <w:p w:rsidR="00000000" w:rsidDel="00000000" w:rsidP="00000000" w:rsidRDefault="00000000" w:rsidRPr="00000000" w14:paraId="000001F7">
      <w:pPr>
        <w:shd w:fill="ffffff" w:val="clear"/>
        <w:spacing w:after="160" w:lineRule="auto"/>
        <w:rPr>
          <w:color w:val="2d3e50"/>
          <w:sz w:val="21"/>
          <w:szCs w:val="21"/>
        </w:rPr>
      </w:pPr>
      <w:r w:rsidDel="00000000" w:rsidR="00000000" w:rsidRPr="00000000">
        <w:rPr>
          <w:color w:val="2d3e50"/>
          <w:sz w:val="21"/>
          <w:szCs w:val="21"/>
          <w:rtl w:val="0"/>
        </w:rPr>
        <w:t xml:space="preserve">}</w:t>
      </w:r>
    </w:p>
    <w:p w:rsidR="00000000" w:rsidDel="00000000" w:rsidP="00000000" w:rsidRDefault="00000000" w:rsidRPr="00000000" w14:paraId="000001F8">
      <w:pPr>
        <w:shd w:fill="ffffff" w:val="clear"/>
        <w:spacing w:after="160" w:lineRule="auto"/>
        <w:rPr>
          <w:color w:val="2d3e50"/>
          <w:sz w:val="21"/>
          <w:szCs w:val="21"/>
        </w:rPr>
      </w:pPr>
      <w:r w:rsidDel="00000000" w:rsidR="00000000" w:rsidRPr="00000000">
        <w:rPr>
          <w:color w:val="2d3e50"/>
          <w:sz w:val="21"/>
          <w:szCs w:val="21"/>
          <w:rtl w:val="0"/>
        </w:rPr>
        <w:t xml:space="preserve">.fl{</w:t>
      </w:r>
    </w:p>
    <w:p w:rsidR="00000000" w:rsidDel="00000000" w:rsidP="00000000" w:rsidRDefault="00000000" w:rsidRPr="00000000" w14:paraId="000001F9">
      <w:pPr>
        <w:shd w:fill="ffffff" w:val="clear"/>
        <w:spacing w:after="160" w:lineRule="auto"/>
        <w:rPr>
          <w:color w:val="2d3e50"/>
          <w:sz w:val="21"/>
          <w:szCs w:val="21"/>
        </w:rPr>
      </w:pPr>
      <w:r w:rsidDel="00000000" w:rsidR="00000000" w:rsidRPr="00000000">
        <w:rPr>
          <w:color w:val="2d3e50"/>
          <w:sz w:val="21"/>
          <w:szCs w:val="21"/>
          <w:rtl w:val="0"/>
        </w:rPr>
        <w:t xml:space="preserve">    float: left;</w:t>
      </w:r>
    </w:p>
    <w:p w:rsidR="00000000" w:rsidDel="00000000" w:rsidP="00000000" w:rsidRDefault="00000000" w:rsidRPr="00000000" w14:paraId="000001FA">
      <w:pPr>
        <w:shd w:fill="ffffff" w:val="clear"/>
        <w:spacing w:after="160" w:lineRule="auto"/>
        <w:rPr>
          <w:color w:val="2d3e50"/>
          <w:sz w:val="21"/>
          <w:szCs w:val="21"/>
        </w:rPr>
      </w:pPr>
      <w:r w:rsidDel="00000000" w:rsidR="00000000" w:rsidRPr="00000000">
        <w:rPr>
          <w:color w:val="2d3e50"/>
          <w:sz w:val="21"/>
          <w:szCs w:val="21"/>
          <w:rtl w:val="0"/>
        </w:rPr>
        <w:t xml:space="preserve">}</w:t>
      </w:r>
    </w:p>
    <w:p w:rsidR="00000000" w:rsidDel="00000000" w:rsidP="00000000" w:rsidRDefault="00000000" w:rsidRPr="00000000" w14:paraId="000001FB">
      <w:pPr>
        <w:shd w:fill="ffffff" w:val="clear"/>
        <w:spacing w:after="160" w:lineRule="auto"/>
        <w:rPr>
          <w:color w:val="2d3e50"/>
          <w:sz w:val="21"/>
          <w:szCs w:val="21"/>
        </w:rPr>
      </w:pPr>
      <w:r w:rsidDel="00000000" w:rsidR="00000000" w:rsidRPr="00000000">
        <w:rPr>
          <w:color w:val="2d3e50"/>
          <w:sz w:val="21"/>
          <w:szCs w:val="21"/>
          <w:rtl w:val="0"/>
        </w:rPr>
        <w:t xml:space="preserve">.wrapper{</w:t>
      </w:r>
    </w:p>
    <w:p w:rsidR="00000000" w:rsidDel="00000000" w:rsidP="00000000" w:rsidRDefault="00000000" w:rsidRPr="00000000" w14:paraId="000001FC">
      <w:pPr>
        <w:shd w:fill="ffffff" w:val="clear"/>
        <w:spacing w:after="160" w:lineRule="auto"/>
        <w:rPr>
          <w:color w:val="2d3e50"/>
          <w:sz w:val="21"/>
          <w:szCs w:val="21"/>
        </w:rPr>
      </w:pPr>
      <w:r w:rsidDel="00000000" w:rsidR="00000000" w:rsidRPr="00000000">
        <w:rPr>
          <w:color w:val="2d3e50"/>
          <w:sz w:val="21"/>
          <w:szCs w:val="21"/>
          <w:rtl w:val="0"/>
        </w:rPr>
        <w:t xml:space="preserve">    width: 100%;</w:t>
      </w:r>
    </w:p>
    <w:p w:rsidR="00000000" w:rsidDel="00000000" w:rsidP="00000000" w:rsidRDefault="00000000" w:rsidRPr="00000000" w14:paraId="000001FD">
      <w:pPr>
        <w:shd w:fill="ffffff" w:val="clear"/>
        <w:spacing w:after="160" w:lineRule="auto"/>
        <w:rPr>
          <w:color w:val="2d3e50"/>
          <w:sz w:val="21"/>
          <w:szCs w:val="21"/>
        </w:rPr>
      </w:pPr>
      <w:r w:rsidDel="00000000" w:rsidR="00000000" w:rsidRPr="00000000">
        <w:rPr>
          <w:color w:val="2d3e50"/>
          <w:sz w:val="21"/>
          <w:szCs w:val="21"/>
          <w:rtl w:val="0"/>
        </w:rPr>
        <w:t xml:space="preserve">    height: 100vh;</w:t>
      </w:r>
    </w:p>
    <w:p w:rsidR="00000000" w:rsidDel="00000000" w:rsidP="00000000" w:rsidRDefault="00000000" w:rsidRPr="00000000" w14:paraId="000001FE">
      <w:pPr>
        <w:shd w:fill="ffffff" w:val="clear"/>
        <w:spacing w:after="160" w:lineRule="auto"/>
        <w:rPr>
          <w:color w:val="2d3e50"/>
          <w:sz w:val="21"/>
          <w:szCs w:val="21"/>
        </w:rPr>
      </w:pPr>
      <w:r w:rsidDel="00000000" w:rsidR="00000000" w:rsidRPr="00000000">
        <w:rPr>
          <w:color w:val="2d3e50"/>
          <w:sz w:val="21"/>
          <w:szCs w:val="21"/>
          <w:rtl w:val="0"/>
        </w:rPr>
        <w:t xml:space="preserve">    background-image: url("image/a3.png");</w:t>
      </w:r>
    </w:p>
    <w:p w:rsidR="00000000" w:rsidDel="00000000" w:rsidP="00000000" w:rsidRDefault="00000000" w:rsidRPr="00000000" w14:paraId="000001FF">
      <w:pPr>
        <w:shd w:fill="ffffff" w:val="clear"/>
        <w:spacing w:after="160" w:lineRule="auto"/>
        <w:rPr>
          <w:color w:val="2d3e50"/>
          <w:sz w:val="21"/>
          <w:szCs w:val="21"/>
        </w:rPr>
      </w:pPr>
      <w:r w:rsidDel="00000000" w:rsidR="00000000" w:rsidRPr="00000000">
        <w:rPr>
          <w:color w:val="2d3e50"/>
          <w:sz w:val="21"/>
          <w:szCs w:val="21"/>
          <w:rtl w:val="0"/>
        </w:rPr>
        <w:t xml:space="preserve">    background-repeat: no-repeat;</w:t>
      </w:r>
    </w:p>
    <w:p w:rsidR="00000000" w:rsidDel="00000000" w:rsidP="00000000" w:rsidRDefault="00000000" w:rsidRPr="00000000" w14:paraId="00000200">
      <w:pPr>
        <w:shd w:fill="ffffff" w:val="clear"/>
        <w:spacing w:after="160" w:lineRule="auto"/>
        <w:rPr>
          <w:color w:val="2d3e50"/>
          <w:sz w:val="21"/>
          <w:szCs w:val="21"/>
        </w:rPr>
      </w:pPr>
      <w:r w:rsidDel="00000000" w:rsidR="00000000" w:rsidRPr="00000000">
        <w:rPr>
          <w:color w:val="2d3e50"/>
          <w:sz w:val="21"/>
          <w:szCs w:val="21"/>
          <w:rtl w:val="0"/>
        </w:rPr>
        <w:t xml:space="preserve">    background-size: cover;</w:t>
      </w:r>
    </w:p>
    <w:p w:rsidR="00000000" w:rsidDel="00000000" w:rsidP="00000000" w:rsidRDefault="00000000" w:rsidRPr="00000000" w14:paraId="00000201">
      <w:pPr>
        <w:shd w:fill="ffffff" w:val="clear"/>
        <w:spacing w:after="160" w:lineRule="auto"/>
        <w:rPr>
          <w:color w:val="2d3e50"/>
          <w:sz w:val="21"/>
          <w:szCs w:val="21"/>
        </w:rPr>
      </w:pPr>
      <w:r w:rsidDel="00000000" w:rsidR="00000000" w:rsidRPr="00000000">
        <w:rPr>
          <w:color w:val="2d3e50"/>
          <w:sz w:val="21"/>
          <w:szCs w:val="21"/>
          <w:rtl w:val="0"/>
        </w:rPr>
        <w:t xml:space="preserve">}</w:t>
      </w:r>
    </w:p>
    <w:p w:rsidR="00000000" w:rsidDel="00000000" w:rsidP="00000000" w:rsidRDefault="00000000" w:rsidRPr="00000000" w14:paraId="00000202">
      <w:pPr>
        <w:shd w:fill="ffffff" w:val="clear"/>
        <w:spacing w:after="160" w:lineRule="auto"/>
        <w:rPr>
          <w:color w:val="2d3e50"/>
          <w:sz w:val="21"/>
          <w:szCs w:val="21"/>
        </w:rPr>
      </w:pPr>
      <w:r w:rsidDel="00000000" w:rsidR="00000000" w:rsidRPr="00000000">
        <w:rPr>
          <w:color w:val="2d3e50"/>
          <w:sz w:val="21"/>
          <w:szCs w:val="21"/>
          <w:rtl w:val="0"/>
        </w:rPr>
        <w:t xml:space="preserve">.main{</w:t>
      </w:r>
    </w:p>
    <w:p w:rsidR="00000000" w:rsidDel="00000000" w:rsidP="00000000" w:rsidRDefault="00000000" w:rsidRPr="00000000" w14:paraId="00000203">
      <w:pPr>
        <w:shd w:fill="ffffff" w:val="clear"/>
        <w:spacing w:after="160" w:lineRule="auto"/>
        <w:rPr>
          <w:color w:val="2d3e50"/>
          <w:sz w:val="21"/>
          <w:szCs w:val="21"/>
        </w:rPr>
      </w:pPr>
      <w:r w:rsidDel="00000000" w:rsidR="00000000" w:rsidRPr="00000000">
        <w:rPr>
          <w:color w:val="2d3e50"/>
          <w:sz w:val="21"/>
          <w:szCs w:val="21"/>
          <w:rtl w:val="0"/>
        </w:rPr>
        <w:t xml:space="preserve">    width: 30%;</w:t>
      </w:r>
    </w:p>
    <w:p w:rsidR="00000000" w:rsidDel="00000000" w:rsidP="00000000" w:rsidRDefault="00000000" w:rsidRPr="00000000" w14:paraId="00000204">
      <w:pPr>
        <w:shd w:fill="ffffff" w:val="clear"/>
        <w:spacing w:after="160" w:lineRule="auto"/>
        <w:rPr>
          <w:color w:val="2d3e50"/>
          <w:sz w:val="21"/>
          <w:szCs w:val="21"/>
        </w:rPr>
      </w:pPr>
      <w:r w:rsidDel="00000000" w:rsidR="00000000" w:rsidRPr="00000000">
        <w:rPr>
          <w:color w:val="2d3e50"/>
          <w:sz w:val="21"/>
          <w:szCs w:val="21"/>
          <w:rtl w:val="0"/>
        </w:rPr>
        <w:t xml:space="preserve">    height: 550px;</w:t>
      </w:r>
    </w:p>
    <w:p w:rsidR="00000000" w:rsidDel="00000000" w:rsidP="00000000" w:rsidRDefault="00000000" w:rsidRPr="00000000" w14:paraId="00000205">
      <w:pPr>
        <w:shd w:fill="ffffff" w:val="clear"/>
        <w:spacing w:after="160" w:lineRule="auto"/>
        <w:rPr>
          <w:color w:val="2d3e50"/>
          <w:sz w:val="21"/>
          <w:szCs w:val="21"/>
        </w:rPr>
      </w:pPr>
      <w:r w:rsidDel="00000000" w:rsidR="00000000" w:rsidRPr="00000000">
        <w:rPr>
          <w:color w:val="2d3e50"/>
          <w:sz w:val="21"/>
          <w:szCs w:val="21"/>
          <w:rtl w:val="0"/>
        </w:rPr>
        <w:t xml:space="preserve">    background-color: #FFFFFF;</w:t>
      </w:r>
    </w:p>
    <w:p w:rsidR="00000000" w:rsidDel="00000000" w:rsidP="00000000" w:rsidRDefault="00000000" w:rsidRPr="00000000" w14:paraId="00000206">
      <w:pPr>
        <w:shd w:fill="ffffff" w:val="clear"/>
        <w:spacing w:after="160" w:lineRule="auto"/>
        <w:rPr>
          <w:color w:val="2d3e50"/>
          <w:sz w:val="21"/>
          <w:szCs w:val="21"/>
        </w:rPr>
      </w:pPr>
      <w:r w:rsidDel="00000000" w:rsidR="00000000" w:rsidRPr="00000000">
        <w:rPr>
          <w:color w:val="2d3e50"/>
          <w:sz w:val="21"/>
          <w:szCs w:val="21"/>
          <w:rtl w:val="0"/>
        </w:rPr>
        <w:t xml:space="preserve">    margin: 60px 35%;</w:t>
      </w:r>
    </w:p>
    <w:p w:rsidR="00000000" w:rsidDel="00000000" w:rsidP="00000000" w:rsidRDefault="00000000" w:rsidRPr="00000000" w14:paraId="00000207">
      <w:pPr>
        <w:shd w:fill="ffffff" w:val="clear"/>
        <w:spacing w:after="160" w:lineRule="auto"/>
        <w:rPr>
          <w:color w:val="2d3e50"/>
          <w:sz w:val="21"/>
          <w:szCs w:val="21"/>
        </w:rPr>
      </w:pPr>
      <w:r w:rsidDel="00000000" w:rsidR="00000000" w:rsidRPr="00000000">
        <w:rPr>
          <w:color w:val="2d3e50"/>
          <w:sz w:val="21"/>
          <w:szCs w:val="21"/>
          <w:rtl w:val="0"/>
        </w:rPr>
        <w:t xml:space="preserve">  border-bottom-left-right-radius: 25px;</w:t>
      </w:r>
    </w:p>
    <w:p w:rsidR="00000000" w:rsidDel="00000000" w:rsidP="00000000" w:rsidRDefault="00000000" w:rsidRPr="00000000" w14:paraId="00000208">
      <w:pPr>
        <w:shd w:fill="ffffff" w:val="clear"/>
        <w:spacing w:after="160" w:lineRule="auto"/>
        <w:rPr>
          <w:color w:val="2d3e50"/>
          <w:sz w:val="21"/>
          <w:szCs w:val="21"/>
        </w:rPr>
      </w:pPr>
      <w:r w:rsidDel="00000000" w:rsidR="00000000" w:rsidRPr="00000000">
        <w:rPr>
          <w:color w:val="2d3e50"/>
          <w:sz w:val="21"/>
          <w:szCs w:val="21"/>
          <w:rtl w:val="0"/>
        </w:rPr>
        <w:t xml:space="preserve">    border-style: solid;</w:t>
      </w:r>
    </w:p>
    <w:p w:rsidR="00000000" w:rsidDel="00000000" w:rsidP="00000000" w:rsidRDefault="00000000" w:rsidRPr="00000000" w14:paraId="00000209">
      <w:pPr>
        <w:shd w:fill="ffffff" w:val="clear"/>
        <w:spacing w:after="160" w:lineRule="auto"/>
        <w:rPr>
          <w:color w:val="2d3e50"/>
          <w:sz w:val="21"/>
          <w:szCs w:val="21"/>
        </w:rPr>
      </w:pPr>
      <w:r w:rsidDel="00000000" w:rsidR="00000000" w:rsidRPr="00000000">
        <w:rPr>
          <w:color w:val="2d3e50"/>
          <w:sz w:val="21"/>
          <w:szCs w:val="21"/>
          <w:rtl w:val="0"/>
        </w:rPr>
        <w:t xml:space="preserve">border-color:  #B0B0B0;</w:t>
      </w:r>
    </w:p>
    <w:p w:rsidR="00000000" w:rsidDel="00000000" w:rsidP="00000000" w:rsidRDefault="00000000" w:rsidRPr="00000000" w14:paraId="0000020A">
      <w:pPr>
        <w:shd w:fill="ffffff" w:val="clear"/>
        <w:spacing w:after="160" w:lineRule="auto"/>
        <w:rPr>
          <w:color w:val="2d3e50"/>
          <w:sz w:val="21"/>
          <w:szCs w:val="21"/>
        </w:rPr>
      </w:pPr>
      <w:r w:rsidDel="00000000" w:rsidR="00000000" w:rsidRPr="00000000">
        <w:rPr>
          <w:color w:val="2d3e50"/>
          <w:sz w:val="21"/>
          <w:szCs w:val="21"/>
          <w:rtl w:val="0"/>
        </w:rPr>
        <w:t xml:space="preserve">  border-width: medium;</w:t>
      </w:r>
    </w:p>
    <w:p w:rsidR="00000000" w:rsidDel="00000000" w:rsidP="00000000" w:rsidRDefault="00000000" w:rsidRPr="00000000" w14:paraId="0000020B">
      <w:pPr>
        <w:shd w:fill="ffffff" w:val="clear"/>
        <w:spacing w:after="160" w:lineRule="auto"/>
        <w:rPr>
          <w:color w:val="2d3e50"/>
          <w:sz w:val="21"/>
          <w:szCs w:val="21"/>
        </w:rPr>
      </w:pPr>
      <w:r w:rsidDel="00000000" w:rsidR="00000000" w:rsidRPr="00000000">
        <w:rPr>
          <w:rtl w:val="0"/>
        </w:rPr>
      </w:r>
    </w:p>
    <w:p w:rsidR="00000000" w:rsidDel="00000000" w:rsidP="00000000" w:rsidRDefault="00000000" w:rsidRPr="00000000" w14:paraId="0000020C">
      <w:pPr>
        <w:shd w:fill="ffffff" w:val="clear"/>
        <w:spacing w:after="160" w:lineRule="auto"/>
        <w:rPr>
          <w:color w:val="2d3e50"/>
          <w:sz w:val="21"/>
          <w:szCs w:val="21"/>
        </w:rPr>
      </w:pPr>
      <w:r w:rsidDel="00000000" w:rsidR="00000000" w:rsidRPr="00000000">
        <w:rPr>
          <w:color w:val="2d3e50"/>
          <w:sz w:val="21"/>
          <w:szCs w:val="21"/>
          <w:rtl w:val="0"/>
        </w:rPr>
        <w:t xml:space="preserve">}</w:t>
      </w:r>
    </w:p>
    <w:p w:rsidR="00000000" w:rsidDel="00000000" w:rsidP="00000000" w:rsidRDefault="00000000" w:rsidRPr="00000000" w14:paraId="0000020D">
      <w:pPr>
        <w:shd w:fill="ffffff" w:val="clear"/>
        <w:spacing w:after="160" w:lineRule="auto"/>
        <w:rPr>
          <w:color w:val="2d3e50"/>
          <w:sz w:val="21"/>
          <w:szCs w:val="21"/>
        </w:rPr>
      </w:pPr>
      <w:r w:rsidDel="00000000" w:rsidR="00000000" w:rsidRPr="00000000">
        <w:rPr>
          <w:color w:val="2d3e50"/>
          <w:sz w:val="21"/>
          <w:szCs w:val="21"/>
          <w:rtl w:val="0"/>
        </w:rPr>
        <w:t xml:space="preserve">.head{</w:t>
      </w:r>
    </w:p>
    <w:p w:rsidR="00000000" w:rsidDel="00000000" w:rsidP="00000000" w:rsidRDefault="00000000" w:rsidRPr="00000000" w14:paraId="0000020E">
      <w:pPr>
        <w:shd w:fill="ffffff" w:val="clear"/>
        <w:spacing w:after="160" w:lineRule="auto"/>
        <w:rPr>
          <w:color w:val="2d3e50"/>
          <w:sz w:val="21"/>
          <w:szCs w:val="21"/>
        </w:rPr>
      </w:pPr>
      <w:r w:rsidDel="00000000" w:rsidR="00000000" w:rsidRPr="00000000">
        <w:rPr>
          <w:color w:val="2d3e50"/>
          <w:sz w:val="21"/>
          <w:szCs w:val="21"/>
          <w:rtl w:val="0"/>
        </w:rPr>
        <w:t xml:space="preserve">    width: 100%;</w:t>
      </w:r>
    </w:p>
    <w:p w:rsidR="00000000" w:rsidDel="00000000" w:rsidP="00000000" w:rsidRDefault="00000000" w:rsidRPr="00000000" w14:paraId="0000020F">
      <w:pPr>
        <w:shd w:fill="ffffff" w:val="clear"/>
        <w:spacing w:after="160" w:lineRule="auto"/>
        <w:rPr>
          <w:color w:val="2d3e50"/>
          <w:sz w:val="21"/>
          <w:szCs w:val="21"/>
        </w:rPr>
      </w:pPr>
      <w:r w:rsidDel="00000000" w:rsidR="00000000" w:rsidRPr="00000000">
        <w:rPr>
          <w:color w:val="2d3e50"/>
          <w:sz w:val="21"/>
          <w:szCs w:val="21"/>
          <w:rtl w:val="0"/>
        </w:rPr>
        <w:t xml:space="preserve">    background-color: #B0B0B0;</w:t>
      </w:r>
    </w:p>
    <w:p w:rsidR="00000000" w:rsidDel="00000000" w:rsidP="00000000" w:rsidRDefault="00000000" w:rsidRPr="00000000" w14:paraId="00000210">
      <w:pPr>
        <w:shd w:fill="ffffff" w:val="clear"/>
        <w:spacing w:after="160" w:lineRule="auto"/>
        <w:rPr>
          <w:color w:val="2d3e50"/>
          <w:sz w:val="21"/>
          <w:szCs w:val="21"/>
        </w:rPr>
      </w:pPr>
      <w:r w:rsidDel="00000000" w:rsidR="00000000" w:rsidRPr="00000000">
        <w:rPr>
          <w:color w:val="2d3e50"/>
          <w:sz w:val="21"/>
          <w:szCs w:val="21"/>
          <w:rtl w:val="0"/>
        </w:rPr>
        <w:t xml:space="preserve">    height: 40px; border-radius: 10 10 10 10;}</w:t>
      </w:r>
    </w:p>
    <w:p w:rsidR="00000000" w:rsidDel="00000000" w:rsidP="00000000" w:rsidRDefault="00000000" w:rsidRPr="00000000" w14:paraId="00000211">
      <w:pPr>
        <w:shd w:fill="ffffff" w:val="clear"/>
        <w:spacing w:after="160" w:lineRule="auto"/>
        <w:rPr>
          <w:color w:val="2d3e50"/>
          <w:sz w:val="21"/>
          <w:szCs w:val="21"/>
        </w:rPr>
      </w:pPr>
      <w:r w:rsidDel="00000000" w:rsidR="00000000" w:rsidRPr="00000000">
        <w:rPr>
          <w:color w:val="2d3e50"/>
          <w:sz w:val="21"/>
          <w:szCs w:val="21"/>
          <w:rtl w:val="0"/>
        </w:rPr>
        <w:t xml:space="preserve">.head p{</w:t>
      </w:r>
    </w:p>
    <w:p w:rsidR="00000000" w:rsidDel="00000000" w:rsidP="00000000" w:rsidRDefault="00000000" w:rsidRPr="00000000" w14:paraId="00000212">
      <w:pPr>
        <w:shd w:fill="ffffff" w:val="clear"/>
        <w:spacing w:after="160" w:lineRule="auto"/>
        <w:rPr>
          <w:color w:val="2d3e50"/>
          <w:sz w:val="21"/>
          <w:szCs w:val="21"/>
        </w:rPr>
      </w:pPr>
      <w:r w:rsidDel="00000000" w:rsidR="00000000" w:rsidRPr="00000000">
        <w:rPr>
          <w:color w:val="2d3e50"/>
          <w:sz w:val="21"/>
          <w:szCs w:val="21"/>
          <w:rtl w:val="0"/>
        </w:rPr>
        <w:t xml:space="preserve">    line-height: 40px;</w:t>
      </w:r>
    </w:p>
    <w:p w:rsidR="00000000" w:rsidDel="00000000" w:rsidP="00000000" w:rsidRDefault="00000000" w:rsidRPr="00000000" w14:paraId="00000213">
      <w:pPr>
        <w:shd w:fill="ffffff" w:val="clear"/>
        <w:spacing w:after="160" w:lineRule="auto"/>
        <w:rPr>
          <w:color w:val="2d3e50"/>
          <w:sz w:val="21"/>
          <w:szCs w:val="21"/>
        </w:rPr>
      </w:pPr>
      <w:r w:rsidDel="00000000" w:rsidR="00000000" w:rsidRPr="00000000">
        <w:rPr>
          <w:color w:val="2d3e50"/>
          <w:sz w:val="21"/>
          <w:szCs w:val="21"/>
          <w:rtl w:val="0"/>
        </w:rPr>
        <w:t xml:space="preserve">    text-align: left;</w:t>
      </w:r>
    </w:p>
    <w:p w:rsidR="00000000" w:rsidDel="00000000" w:rsidP="00000000" w:rsidRDefault="00000000" w:rsidRPr="00000000" w14:paraId="00000214">
      <w:pPr>
        <w:shd w:fill="ffffff" w:val="clear"/>
        <w:spacing w:after="160" w:lineRule="auto"/>
        <w:rPr>
          <w:color w:val="2d3e50"/>
          <w:sz w:val="21"/>
          <w:szCs w:val="21"/>
        </w:rPr>
      </w:pPr>
      <w:r w:rsidDel="00000000" w:rsidR="00000000" w:rsidRPr="00000000">
        <w:rPr>
          <w:color w:val="2d3e50"/>
          <w:sz w:val="21"/>
          <w:szCs w:val="21"/>
          <w:rtl w:val="0"/>
        </w:rPr>
        <w:t xml:space="preserve">    font-size: 25px;</w:t>
      </w:r>
    </w:p>
    <w:p w:rsidR="00000000" w:rsidDel="00000000" w:rsidP="00000000" w:rsidRDefault="00000000" w:rsidRPr="00000000" w14:paraId="00000215">
      <w:pPr>
        <w:shd w:fill="ffffff" w:val="clear"/>
        <w:spacing w:after="160" w:lineRule="auto"/>
        <w:rPr>
          <w:color w:val="2d3e50"/>
          <w:sz w:val="21"/>
          <w:szCs w:val="21"/>
        </w:rPr>
      </w:pPr>
      <w:r w:rsidDel="00000000" w:rsidR="00000000" w:rsidRPr="00000000">
        <w:rPr>
          <w:color w:val="2d3e50"/>
          <w:sz w:val="21"/>
          <w:szCs w:val="21"/>
          <w:rtl w:val="0"/>
        </w:rPr>
        <w:t xml:space="preserve">    font-weight: bold;</w:t>
      </w:r>
    </w:p>
    <w:p w:rsidR="00000000" w:rsidDel="00000000" w:rsidP="00000000" w:rsidRDefault="00000000" w:rsidRPr="00000000" w14:paraId="00000216">
      <w:pPr>
        <w:shd w:fill="ffffff" w:val="clear"/>
        <w:spacing w:after="160" w:lineRule="auto"/>
        <w:rPr>
          <w:color w:val="2d3e50"/>
          <w:sz w:val="21"/>
          <w:szCs w:val="21"/>
        </w:rPr>
      </w:pPr>
      <w:r w:rsidDel="00000000" w:rsidR="00000000" w:rsidRPr="00000000">
        <w:rPr>
          <w:color w:val="2d3e50"/>
          <w:sz w:val="21"/>
          <w:szCs w:val="21"/>
          <w:rtl w:val="0"/>
        </w:rPr>
        <w:t xml:space="preserve">    color: #fff;</w:t>
      </w:r>
    </w:p>
    <w:p w:rsidR="00000000" w:rsidDel="00000000" w:rsidP="00000000" w:rsidRDefault="00000000" w:rsidRPr="00000000" w14:paraId="00000217">
      <w:pPr>
        <w:shd w:fill="ffffff" w:val="clear"/>
        <w:spacing w:after="160" w:lineRule="auto"/>
        <w:rPr>
          <w:color w:val="2d3e50"/>
          <w:sz w:val="21"/>
          <w:szCs w:val="21"/>
        </w:rPr>
      </w:pPr>
      <w:r w:rsidDel="00000000" w:rsidR="00000000" w:rsidRPr="00000000">
        <w:rPr>
          <w:color w:val="2d3e50"/>
          <w:sz w:val="21"/>
          <w:szCs w:val="21"/>
          <w:rtl w:val="0"/>
        </w:rPr>
        <w:t xml:space="preserve">}</w:t>
      </w:r>
    </w:p>
    <w:p w:rsidR="00000000" w:rsidDel="00000000" w:rsidP="00000000" w:rsidRDefault="00000000" w:rsidRPr="00000000" w14:paraId="00000218">
      <w:pPr>
        <w:shd w:fill="ffffff" w:val="clear"/>
        <w:spacing w:after="160" w:lineRule="auto"/>
        <w:rPr>
          <w:color w:val="2d3e50"/>
          <w:sz w:val="21"/>
          <w:szCs w:val="21"/>
        </w:rPr>
      </w:pPr>
      <w:r w:rsidDel="00000000" w:rsidR="00000000" w:rsidRPr="00000000">
        <w:rPr>
          <w:color w:val="2d3e50"/>
          <w:sz w:val="21"/>
          <w:szCs w:val="21"/>
          <w:rtl w:val="0"/>
        </w:rPr>
        <w:t xml:space="preserve">.form{</w:t>
      </w:r>
    </w:p>
    <w:p w:rsidR="00000000" w:rsidDel="00000000" w:rsidP="00000000" w:rsidRDefault="00000000" w:rsidRPr="00000000" w14:paraId="00000219">
      <w:pPr>
        <w:shd w:fill="ffffff" w:val="clear"/>
        <w:spacing w:after="160" w:lineRule="auto"/>
        <w:rPr>
          <w:color w:val="2d3e50"/>
          <w:sz w:val="21"/>
          <w:szCs w:val="21"/>
        </w:rPr>
      </w:pPr>
      <w:r w:rsidDel="00000000" w:rsidR="00000000" w:rsidRPr="00000000">
        <w:rPr>
          <w:color w:val="2d3e50"/>
          <w:sz w:val="21"/>
          <w:szCs w:val="21"/>
          <w:rtl w:val="0"/>
        </w:rPr>
        <w:t xml:space="preserve">    width: 100%;</w:t>
      </w:r>
    </w:p>
    <w:p w:rsidR="00000000" w:rsidDel="00000000" w:rsidP="00000000" w:rsidRDefault="00000000" w:rsidRPr="00000000" w14:paraId="0000021A">
      <w:pPr>
        <w:shd w:fill="ffffff" w:val="clear"/>
        <w:spacing w:after="160" w:lineRule="auto"/>
        <w:rPr>
          <w:color w:val="2d3e50"/>
          <w:sz w:val="21"/>
          <w:szCs w:val="21"/>
        </w:rPr>
      </w:pPr>
      <w:r w:rsidDel="00000000" w:rsidR="00000000" w:rsidRPr="00000000">
        <w:rPr>
          <w:color w:val="2d3e50"/>
          <w:sz w:val="21"/>
          <w:szCs w:val="21"/>
          <w:rtl w:val="0"/>
        </w:rPr>
        <w:t xml:space="preserve">    height: 600px;</w:t>
      </w:r>
    </w:p>
    <w:p w:rsidR="00000000" w:rsidDel="00000000" w:rsidP="00000000" w:rsidRDefault="00000000" w:rsidRPr="00000000" w14:paraId="0000021B">
      <w:pPr>
        <w:shd w:fill="ffffff" w:val="clear"/>
        <w:spacing w:after="160" w:lineRule="auto"/>
        <w:rPr>
          <w:color w:val="2d3e50"/>
          <w:sz w:val="21"/>
          <w:szCs w:val="21"/>
        </w:rPr>
      </w:pPr>
      <w:r w:rsidDel="00000000" w:rsidR="00000000" w:rsidRPr="00000000">
        <w:rPr>
          <w:color w:val="2d3e50"/>
          <w:sz w:val="21"/>
          <w:szCs w:val="21"/>
          <w:rtl w:val="0"/>
        </w:rPr>
        <w:t xml:space="preserve">}</w:t>
      </w:r>
    </w:p>
    <w:p w:rsidR="00000000" w:rsidDel="00000000" w:rsidP="00000000" w:rsidRDefault="00000000" w:rsidRPr="00000000" w14:paraId="0000021C">
      <w:pPr>
        <w:shd w:fill="ffffff" w:val="clear"/>
        <w:spacing w:after="160" w:lineRule="auto"/>
        <w:rPr>
          <w:color w:val="2d3e50"/>
          <w:sz w:val="21"/>
          <w:szCs w:val="21"/>
        </w:rPr>
      </w:pPr>
      <w:r w:rsidDel="00000000" w:rsidR="00000000" w:rsidRPr="00000000">
        <w:rPr>
          <w:color w:val="2d3e50"/>
          <w:sz w:val="21"/>
          <w:szCs w:val="21"/>
          <w:rtl w:val="0"/>
        </w:rPr>
        <w:t xml:space="preserve">.name{</w:t>
      </w:r>
    </w:p>
    <w:p w:rsidR="00000000" w:rsidDel="00000000" w:rsidP="00000000" w:rsidRDefault="00000000" w:rsidRPr="00000000" w14:paraId="0000021D">
      <w:pPr>
        <w:shd w:fill="ffffff" w:val="clear"/>
        <w:spacing w:after="160" w:lineRule="auto"/>
        <w:rPr>
          <w:color w:val="2d3e50"/>
          <w:sz w:val="21"/>
          <w:szCs w:val="21"/>
        </w:rPr>
      </w:pPr>
      <w:r w:rsidDel="00000000" w:rsidR="00000000" w:rsidRPr="00000000">
        <w:rPr>
          <w:color w:val="2d3e50"/>
          <w:sz w:val="21"/>
          <w:szCs w:val="21"/>
          <w:rtl w:val="0"/>
        </w:rPr>
        <w:t xml:space="preserve">    font-size: 16px;</w:t>
      </w:r>
    </w:p>
    <w:p w:rsidR="00000000" w:rsidDel="00000000" w:rsidP="00000000" w:rsidRDefault="00000000" w:rsidRPr="00000000" w14:paraId="0000021E">
      <w:pPr>
        <w:shd w:fill="ffffff" w:val="clear"/>
        <w:spacing w:after="160" w:lineRule="auto"/>
        <w:rPr>
          <w:color w:val="2d3e50"/>
          <w:sz w:val="21"/>
          <w:szCs w:val="21"/>
        </w:rPr>
      </w:pPr>
      <w:r w:rsidDel="00000000" w:rsidR="00000000" w:rsidRPr="00000000">
        <w:rPr>
          <w:color w:val="2d3e50"/>
          <w:sz w:val="21"/>
          <w:szCs w:val="21"/>
          <w:rtl w:val="0"/>
        </w:rPr>
        <w:t xml:space="preserve">    color: #fff;</w:t>
      </w:r>
    </w:p>
    <w:p w:rsidR="00000000" w:rsidDel="00000000" w:rsidP="00000000" w:rsidRDefault="00000000" w:rsidRPr="00000000" w14:paraId="0000021F">
      <w:pPr>
        <w:shd w:fill="ffffff" w:val="clear"/>
        <w:spacing w:after="160" w:lineRule="auto"/>
        <w:rPr>
          <w:color w:val="2d3e50"/>
          <w:sz w:val="21"/>
          <w:szCs w:val="21"/>
        </w:rPr>
      </w:pPr>
      <w:r w:rsidDel="00000000" w:rsidR="00000000" w:rsidRPr="00000000">
        <w:rPr>
          <w:color w:val="2d3e50"/>
          <w:sz w:val="21"/>
          <w:szCs w:val="21"/>
          <w:rtl w:val="0"/>
        </w:rPr>
        <w:t xml:space="preserve">    margin: 10px 0 0 5%;</w:t>
      </w:r>
    </w:p>
    <w:p w:rsidR="00000000" w:rsidDel="00000000" w:rsidP="00000000" w:rsidRDefault="00000000" w:rsidRPr="00000000" w14:paraId="00000220">
      <w:pPr>
        <w:shd w:fill="ffffff" w:val="clear"/>
        <w:spacing w:after="160" w:lineRule="auto"/>
        <w:rPr>
          <w:color w:val="2d3e50"/>
          <w:sz w:val="21"/>
          <w:szCs w:val="21"/>
        </w:rPr>
      </w:pPr>
      <w:r w:rsidDel="00000000" w:rsidR="00000000" w:rsidRPr="00000000">
        <w:rPr>
          <w:color w:val="2d3e50"/>
          <w:sz w:val="21"/>
          <w:szCs w:val="21"/>
          <w:rtl w:val="0"/>
        </w:rPr>
        <w:t xml:space="preserve">}</w:t>
      </w:r>
    </w:p>
    <w:p w:rsidR="00000000" w:rsidDel="00000000" w:rsidP="00000000" w:rsidRDefault="00000000" w:rsidRPr="00000000" w14:paraId="00000221">
      <w:pPr>
        <w:shd w:fill="ffffff" w:val="clear"/>
        <w:spacing w:after="160" w:lineRule="auto"/>
        <w:rPr>
          <w:color w:val="2d3e50"/>
          <w:sz w:val="21"/>
          <w:szCs w:val="21"/>
        </w:rPr>
      </w:pPr>
      <w:r w:rsidDel="00000000" w:rsidR="00000000" w:rsidRPr="00000000">
        <w:rPr>
          <w:color w:val="2d3e50"/>
          <w:sz w:val="21"/>
          <w:szCs w:val="21"/>
          <w:rtl w:val="0"/>
        </w:rPr>
        <w:t xml:space="preserve">.name-inp{</w:t>
      </w:r>
    </w:p>
    <w:p w:rsidR="00000000" w:rsidDel="00000000" w:rsidP="00000000" w:rsidRDefault="00000000" w:rsidRPr="00000000" w14:paraId="00000222">
      <w:pPr>
        <w:shd w:fill="ffffff" w:val="clear"/>
        <w:spacing w:after="160" w:lineRule="auto"/>
        <w:rPr>
          <w:color w:val="2d3e50"/>
          <w:sz w:val="21"/>
          <w:szCs w:val="21"/>
        </w:rPr>
      </w:pPr>
      <w:r w:rsidDel="00000000" w:rsidR="00000000" w:rsidRPr="00000000">
        <w:rPr>
          <w:color w:val="2d3e50"/>
          <w:sz w:val="21"/>
          <w:szCs w:val="21"/>
          <w:rtl w:val="0"/>
        </w:rPr>
        <w:t xml:space="preserve">    width: 90%;</w:t>
      </w:r>
    </w:p>
    <w:p w:rsidR="00000000" w:rsidDel="00000000" w:rsidP="00000000" w:rsidRDefault="00000000" w:rsidRPr="00000000" w14:paraId="00000223">
      <w:pPr>
        <w:shd w:fill="ffffff" w:val="clear"/>
        <w:spacing w:after="160" w:lineRule="auto"/>
        <w:rPr>
          <w:color w:val="2d3e50"/>
          <w:sz w:val="21"/>
          <w:szCs w:val="21"/>
        </w:rPr>
      </w:pPr>
      <w:r w:rsidDel="00000000" w:rsidR="00000000" w:rsidRPr="00000000">
        <w:rPr>
          <w:color w:val="2d3e50"/>
          <w:sz w:val="21"/>
          <w:szCs w:val="21"/>
          <w:rtl w:val="0"/>
        </w:rPr>
        <w:t xml:space="preserve">    height: 20px;</w:t>
      </w:r>
    </w:p>
    <w:p w:rsidR="00000000" w:rsidDel="00000000" w:rsidP="00000000" w:rsidRDefault="00000000" w:rsidRPr="00000000" w14:paraId="00000224">
      <w:pPr>
        <w:shd w:fill="ffffff" w:val="clear"/>
        <w:spacing w:after="160" w:lineRule="auto"/>
        <w:rPr>
          <w:color w:val="2d3e50"/>
          <w:sz w:val="21"/>
          <w:szCs w:val="21"/>
        </w:rPr>
      </w:pPr>
      <w:r w:rsidDel="00000000" w:rsidR="00000000" w:rsidRPr="00000000">
        <w:rPr>
          <w:color w:val="2d3e50"/>
          <w:sz w:val="21"/>
          <w:szCs w:val="21"/>
          <w:rtl w:val="0"/>
        </w:rPr>
        <w:t xml:space="preserve">    margin: 5px 0 0 5%;</w:t>
      </w:r>
    </w:p>
    <w:p w:rsidR="00000000" w:rsidDel="00000000" w:rsidP="00000000" w:rsidRDefault="00000000" w:rsidRPr="00000000" w14:paraId="00000225">
      <w:pPr>
        <w:shd w:fill="ffffff" w:val="clear"/>
        <w:spacing w:after="160" w:lineRule="auto"/>
        <w:rPr>
          <w:color w:val="2d3e50"/>
          <w:sz w:val="21"/>
          <w:szCs w:val="21"/>
        </w:rPr>
      </w:pPr>
      <w:r w:rsidDel="00000000" w:rsidR="00000000" w:rsidRPr="00000000">
        <w:rPr>
          <w:color w:val="2d3e50"/>
          <w:sz w:val="21"/>
          <w:szCs w:val="21"/>
          <w:rtl w:val="0"/>
        </w:rPr>
        <w:t xml:space="preserve">    font-size: 16px;</w:t>
      </w:r>
    </w:p>
    <w:p w:rsidR="00000000" w:rsidDel="00000000" w:rsidP="00000000" w:rsidRDefault="00000000" w:rsidRPr="00000000" w14:paraId="00000226">
      <w:pPr>
        <w:shd w:fill="ffffff" w:val="clear"/>
        <w:spacing w:after="160" w:lineRule="auto"/>
        <w:rPr>
          <w:color w:val="2d3e50"/>
          <w:sz w:val="21"/>
          <w:szCs w:val="21"/>
        </w:rPr>
      </w:pPr>
      <w:r w:rsidDel="00000000" w:rsidR="00000000" w:rsidRPr="00000000">
        <w:rPr>
          <w:color w:val="2d3e50"/>
          <w:sz w:val="21"/>
          <w:szCs w:val="21"/>
          <w:rtl w:val="0"/>
        </w:rPr>
        <w:t xml:space="preserve">    padding: 2px;</w:t>
      </w:r>
    </w:p>
    <w:p w:rsidR="00000000" w:rsidDel="00000000" w:rsidP="00000000" w:rsidRDefault="00000000" w:rsidRPr="00000000" w14:paraId="00000227">
      <w:pPr>
        <w:shd w:fill="ffffff" w:val="clear"/>
        <w:spacing w:after="160" w:lineRule="auto"/>
        <w:rPr>
          <w:color w:val="2d3e50"/>
          <w:sz w:val="21"/>
          <w:szCs w:val="21"/>
        </w:rPr>
      </w:pPr>
      <w:r w:rsidDel="00000000" w:rsidR="00000000" w:rsidRPr="00000000">
        <w:rPr>
          <w:color w:val="2d3e50"/>
          <w:sz w:val="21"/>
          <w:szCs w:val="21"/>
          <w:rtl w:val="0"/>
        </w:rPr>
        <w:t xml:space="preserve">    color: rgb(0,0,0);</w:t>
      </w:r>
    </w:p>
    <w:p w:rsidR="00000000" w:rsidDel="00000000" w:rsidP="00000000" w:rsidRDefault="00000000" w:rsidRPr="00000000" w14:paraId="00000228">
      <w:pPr>
        <w:shd w:fill="ffffff" w:val="clear"/>
        <w:spacing w:after="160" w:lineRule="auto"/>
        <w:rPr>
          <w:color w:val="2d3e50"/>
          <w:sz w:val="21"/>
          <w:szCs w:val="21"/>
        </w:rPr>
      </w:pPr>
      <w:r w:rsidDel="00000000" w:rsidR="00000000" w:rsidRPr="00000000">
        <w:rPr>
          <w:color w:val="2d3e50"/>
          <w:sz w:val="21"/>
          <w:szCs w:val="21"/>
          <w:rtl w:val="0"/>
        </w:rPr>
        <w:t xml:space="preserve">    border: 1px solid rgb(17, 67, 107);</w:t>
      </w:r>
    </w:p>
    <w:p w:rsidR="00000000" w:rsidDel="00000000" w:rsidP="00000000" w:rsidRDefault="00000000" w:rsidRPr="00000000" w14:paraId="00000229">
      <w:pPr>
        <w:shd w:fill="ffffff" w:val="clear"/>
        <w:spacing w:after="160" w:lineRule="auto"/>
        <w:rPr>
          <w:color w:val="2d3e50"/>
          <w:sz w:val="21"/>
          <w:szCs w:val="21"/>
        </w:rPr>
      </w:pPr>
      <w:r w:rsidDel="00000000" w:rsidR="00000000" w:rsidRPr="00000000">
        <w:rPr>
          <w:color w:val="2d3e50"/>
          <w:sz w:val="21"/>
          <w:szCs w:val="21"/>
          <w:rtl w:val="0"/>
        </w:rPr>
        <w:t xml:space="preserve">border-style: ridge;</w:t>
      </w:r>
    </w:p>
    <w:p w:rsidR="00000000" w:rsidDel="00000000" w:rsidP="00000000" w:rsidRDefault="00000000" w:rsidRPr="00000000" w14:paraId="0000022A">
      <w:pPr>
        <w:shd w:fill="ffffff" w:val="clear"/>
        <w:spacing w:after="160" w:lineRule="auto"/>
        <w:rPr>
          <w:color w:val="2d3e50"/>
          <w:sz w:val="21"/>
          <w:szCs w:val="21"/>
        </w:rPr>
      </w:pPr>
      <w:r w:rsidDel="00000000" w:rsidR="00000000" w:rsidRPr="00000000">
        <w:rPr>
          <w:color w:val="2d3e50"/>
          <w:sz w:val="21"/>
          <w:szCs w:val="21"/>
          <w:rtl w:val="0"/>
        </w:rPr>
        <w:t xml:space="preserve">    background-color: rgb(231, 232, 250);</w:t>
      </w:r>
    </w:p>
    <w:p w:rsidR="00000000" w:rsidDel="00000000" w:rsidP="00000000" w:rsidRDefault="00000000" w:rsidRPr="00000000" w14:paraId="0000022B">
      <w:pPr>
        <w:shd w:fill="ffffff" w:val="clear"/>
        <w:spacing w:after="160" w:lineRule="auto"/>
        <w:rPr>
          <w:color w:val="2d3e50"/>
          <w:sz w:val="21"/>
          <w:szCs w:val="21"/>
        </w:rPr>
      </w:pPr>
      <w:r w:rsidDel="00000000" w:rsidR="00000000" w:rsidRPr="00000000">
        <w:rPr>
          <w:color w:val="2d3e50"/>
          <w:sz w:val="21"/>
          <w:szCs w:val="21"/>
          <w:rtl w:val="0"/>
        </w:rPr>
        <w:t xml:space="preserve">}</w:t>
      </w:r>
    </w:p>
    <w:p w:rsidR="00000000" w:rsidDel="00000000" w:rsidP="00000000" w:rsidRDefault="00000000" w:rsidRPr="00000000" w14:paraId="0000022C">
      <w:pPr>
        <w:shd w:fill="ffffff" w:val="clear"/>
        <w:spacing w:after="160" w:lineRule="auto"/>
        <w:rPr>
          <w:color w:val="2d3e50"/>
          <w:sz w:val="21"/>
          <w:szCs w:val="21"/>
        </w:rPr>
      </w:pPr>
      <w:r w:rsidDel="00000000" w:rsidR="00000000" w:rsidRPr="00000000">
        <w:rPr>
          <w:color w:val="2d3e50"/>
          <w:sz w:val="21"/>
          <w:szCs w:val="21"/>
          <w:rtl w:val="0"/>
        </w:rPr>
        <w:t xml:space="preserve">.name-inp:hover{</w:t>
      </w:r>
    </w:p>
    <w:p w:rsidR="00000000" w:rsidDel="00000000" w:rsidP="00000000" w:rsidRDefault="00000000" w:rsidRPr="00000000" w14:paraId="0000022D">
      <w:pPr>
        <w:shd w:fill="ffffff" w:val="clear"/>
        <w:spacing w:after="160" w:lineRule="auto"/>
        <w:rPr>
          <w:color w:val="2d3e50"/>
          <w:sz w:val="21"/>
          <w:szCs w:val="21"/>
        </w:rPr>
      </w:pPr>
      <w:r w:rsidDel="00000000" w:rsidR="00000000" w:rsidRPr="00000000">
        <w:rPr>
          <w:color w:val="2d3e50"/>
          <w:sz w:val="21"/>
          <w:szCs w:val="21"/>
          <w:rtl w:val="0"/>
        </w:rPr>
        <w:t xml:space="preserve">    background-color: rgb(0, 0, 0);</w:t>
      </w:r>
    </w:p>
    <w:p w:rsidR="00000000" w:rsidDel="00000000" w:rsidP="00000000" w:rsidRDefault="00000000" w:rsidRPr="00000000" w14:paraId="0000022E">
      <w:pPr>
        <w:shd w:fill="ffffff" w:val="clear"/>
        <w:spacing w:after="160" w:lineRule="auto"/>
        <w:rPr>
          <w:color w:val="2d3e50"/>
          <w:sz w:val="21"/>
          <w:szCs w:val="21"/>
        </w:rPr>
      </w:pPr>
      <w:r w:rsidDel="00000000" w:rsidR="00000000" w:rsidRPr="00000000">
        <w:rPr>
          <w:color w:val="2d3e50"/>
          <w:sz w:val="21"/>
          <w:szCs w:val="21"/>
          <w:rtl w:val="0"/>
        </w:rPr>
        <w:t xml:space="preserve">    color: rgb(173, 167, 167);</w:t>
      </w:r>
    </w:p>
    <w:p w:rsidR="00000000" w:rsidDel="00000000" w:rsidP="00000000" w:rsidRDefault="00000000" w:rsidRPr="00000000" w14:paraId="0000022F">
      <w:pPr>
        <w:shd w:fill="ffffff" w:val="clear"/>
        <w:spacing w:after="160" w:lineRule="auto"/>
        <w:rPr>
          <w:color w:val="2d3e50"/>
          <w:sz w:val="21"/>
          <w:szCs w:val="21"/>
        </w:rPr>
      </w:pPr>
      <w:r w:rsidDel="00000000" w:rsidR="00000000" w:rsidRPr="00000000">
        <w:rPr>
          <w:color w:val="2d3e50"/>
          <w:sz w:val="21"/>
          <w:szCs w:val="21"/>
          <w:rtl w:val="0"/>
        </w:rPr>
        <w:t xml:space="preserve">    border: 1px solid rgb(139, 139, 139);</w:t>
      </w:r>
    </w:p>
    <w:p w:rsidR="00000000" w:rsidDel="00000000" w:rsidP="00000000" w:rsidRDefault="00000000" w:rsidRPr="00000000" w14:paraId="00000230">
      <w:pPr>
        <w:shd w:fill="ffffff" w:val="clear"/>
        <w:spacing w:after="160" w:lineRule="auto"/>
        <w:rPr>
          <w:color w:val="2d3e50"/>
          <w:sz w:val="21"/>
          <w:szCs w:val="21"/>
        </w:rPr>
      </w:pPr>
      <w:r w:rsidDel="00000000" w:rsidR="00000000" w:rsidRPr="00000000">
        <w:rPr>
          <w:color w:val="2d3e50"/>
          <w:sz w:val="21"/>
          <w:szCs w:val="21"/>
          <w:rtl w:val="0"/>
        </w:rPr>
        <w:t xml:space="preserve">}</w:t>
      </w:r>
    </w:p>
    <w:p w:rsidR="00000000" w:rsidDel="00000000" w:rsidP="00000000" w:rsidRDefault="00000000" w:rsidRPr="00000000" w14:paraId="00000231">
      <w:pPr>
        <w:shd w:fill="ffffff" w:val="clear"/>
        <w:spacing w:after="160" w:lineRule="auto"/>
        <w:rPr>
          <w:color w:val="2d3e50"/>
          <w:sz w:val="21"/>
          <w:szCs w:val="21"/>
        </w:rPr>
      </w:pPr>
      <w:r w:rsidDel="00000000" w:rsidR="00000000" w:rsidRPr="00000000">
        <w:rPr>
          <w:rtl w:val="0"/>
        </w:rPr>
      </w:r>
    </w:p>
    <w:p w:rsidR="00000000" w:rsidDel="00000000" w:rsidP="00000000" w:rsidRDefault="00000000" w:rsidRPr="00000000" w14:paraId="00000232">
      <w:pPr>
        <w:shd w:fill="ffffff" w:val="clear"/>
        <w:spacing w:after="160" w:lineRule="auto"/>
        <w:rPr>
          <w:color w:val="2d3e50"/>
          <w:sz w:val="21"/>
          <w:szCs w:val="21"/>
        </w:rPr>
      </w:pPr>
      <w:r w:rsidDel="00000000" w:rsidR="00000000" w:rsidRPr="00000000">
        <w:rPr>
          <w:color w:val="2d3e50"/>
          <w:sz w:val="21"/>
          <w:szCs w:val="21"/>
          <w:rtl w:val="0"/>
        </w:rPr>
        <w:t xml:space="preserve">.pass{</w:t>
      </w:r>
    </w:p>
    <w:p w:rsidR="00000000" w:rsidDel="00000000" w:rsidP="00000000" w:rsidRDefault="00000000" w:rsidRPr="00000000" w14:paraId="00000233">
      <w:pPr>
        <w:shd w:fill="ffffff" w:val="clear"/>
        <w:spacing w:after="160" w:lineRule="auto"/>
        <w:rPr>
          <w:color w:val="2d3e50"/>
          <w:sz w:val="21"/>
          <w:szCs w:val="21"/>
        </w:rPr>
      </w:pPr>
      <w:r w:rsidDel="00000000" w:rsidR="00000000" w:rsidRPr="00000000">
        <w:rPr>
          <w:color w:val="2d3e50"/>
          <w:sz w:val="21"/>
          <w:szCs w:val="21"/>
          <w:rtl w:val="0"/>
        </w:rPr>
        <w:t xml:space="preserve">    margin: 5px 0 0 5%;</w:t>
      </w:r>
    </w:p>
    <w:p w:rsidR="00000000" w:rsidDel="00000000" w:rsidP="00000000" w:rsidRDefault="00000000" w:rsidRPr="00000000" w14:paraId="00000234">
      <w:pPr>
        <w:shd w:fill="ffffff" w:val="clear"/>
        <w:spacing w:after="160" w:lineRule="auto"/>
        <w:rPr>
          <w:color w:val="2d3e50"/>
          <w:sz w:val="21"/>
          <w:szCs w:val="21"/>
        </w:rPr>
      </w:pPr>
      <w:r w:rsidDel="00000000" w:rsidR="00000000" w:rsidRPr="00000000">
        <w:rPr>
          <w:color w:val="2d3e50"/>
          <w:sz w:val="21"/>
          <w:szCs w:val="21"/>
          <w:rtl w:val="0"/>
        </w:rPr>
        <w:t xml:space="preserve">    height: 20px;</w:t>
      </w:r>
    </w:p>
    <w:p w:rsidR="00000000" w:rsidDel="00000000" w:rsidP="00000000" w:rsidRDefault="00000000" w:rsidRPr="00000000" w14:paraId="00000235">
      <w:pPr>
        <w:shd w:fill="ffffff" w:val="clear"/>
        <w:spacing w:after="160" w:lineRule="auto"/>
        <w:rPr>
          <w:color w:val="2d3e50"/>
          <w:sz w:val="21"/>
          <w:szCs w:val="21"/>
        </w:rPr>
      </w:pPr>
      <w:r w:rsidDel="00000000" w:rsidR="00000000" w:rsidRPr="00000000">
        <w:rPr>
          <w:color w:val="2d3e50"/>
          <w:sz w:val="21"/>
          <w:szCs w:val="21"/>
          <w:rtl w:val="0"/>
        </w:rPr>
        <w:t xml:space="preserve">    width: 41%;</w:t>
      </w:r>
    </w:p>
    <w:p w:rsidR="00000000" w:rsidDel="00000000" w:rsidP="00000000" w:rsidRDefault="00000000" w:rsidRPr="00000000" w14:paraId="00000236">
      <w:pPr>
        <w:shd w:fill="ffffff" w:val="clear"/>
        <w:spacing w:after="160" w:lineRule="auto"/>
        <w:rPr>
          <w:color w:val="2d3e50"/>
          <w:sz w:val="21"/>
          <w:szCs w:val="21"/>
        </w:rPr>
      </w:pPr>
      <w:r w:rsidDel="00000000" w:rsidR="00000000" w:rsidRPr="00000000">
        <w:rPr>
          <w:color w:val="2d3e50"/>
          <w:sz w:val="21"/>
          <w:szCs w:val="21"/>
          <w:rtl w:val="0"/>
        </w:rPr>
        <w:t xml:space="preserve">    padding: 2px;</w:t>
      </w:r>
    </w:p>
    <w:p w:rsidR="00000000" w:rsidDel="00000000" w:rsidP="00000000" w:rsidRDefault="00000000" w:rsidRPr="00000000" w14:paraId="00000237">
      <w:pPr>
        <w:shd w:fill="ffffff" w:val="clear"/>
        <w:spacing w:after="160" w:lineRule="auto"/>
        <w:rPr>
          <w:color w:val="2d3e50"/>
          <w:sz w:val="21"/>
          <w:szCs w:val="21"/>
        </w:rPr>
      </w:pPr>
      <w:r w:rsidDel="00000000" w:rsidR="00000000" w:rsidRPr="00000000">
        <w:rPr>
          <w:color w:val="2d3e50"/>
          <w:sz w:val="21"/>
          <w:szCs w:val="21"/>
          <w:rtl w:val="0"/>
        </w:rPr>
        <w:t xml:space="preserve">    background-color: rgb(231, 232, 250);</w:t>
      </w:r>
    </w:p>
    <w:p w:rsidR="00000000" w:rsidDel="00000000" w:rsidP="00000000" w:rsidRDefault="00000000" w:rsidRPr="00000000" w14:paraId="00000238">
      <w:pPr>
        <w:shd w:fill="ffffff" w:val="clear"/>
        <w:spacing w:after="160" w:lineRule="auto"/>
        <w:rPr>
          <w:color w:val="2d3e50"/>
          <w:sz w:val="21"/>
          <w:szCs w:val="21"/>
        </w:rPr>
      </w:pPr>
      <w:r w:rsidDel="00000000" w:rsidR="00000000" w:rsidRPr="00000000">
        <w:rPr>
          <w:color w:val="2d3e50"/>
          <w:sz w:val="21"/>
          <w:szCs w:val="21"/>
          <w:rtl w:val="0"/>
        </w:rPr>
        <w:t xml:space="preserve">   border-style: ridge;</w:t>
      </w:r>
    </w:p>
    <w:p w:rsidR="00000000" w:rsidDel="00000000" w:rsidP="00000000" w:rsidRDefault="00000000" w:rsidRPr="00000000" w14:paraId="00000239">
      <w:pPr>
        <w:shd w:fill="ffffff" w:val="clear"/>
        <w:spacing w:after="160" w:lineRule="auto"/>
        <w:rPr>
          <w:color w:val="2d3e50"/>
          <w:sz w:val="21"/>
          <w:szCs w:val="21"/>
        </w:rPr>
      </w:pPr>
      <w:r w:rsidDel="00000000" w:rsidR="00000000" w:rsidRPr="00000000">
        <w:rPr>
          <w:color w:val="2d3e50"/>
          <w:sz w:val="21"/>
          <w:szCs w:val="21"/>
          <w:rtl w:val="0"/>
        </w:rPr>
        <w:t xml:space="preserve">}</w:t>
      </w:r>
    </w:p>
    <w:p w:rsidR="00000000" w:rsidDel="00000000" w:rsidP="00000000" w:rsidRDefault="00000000" w:rsidRPr="00000000" w14:paraId="0000023A">
      <w:pPr>
        <w:shd w:fill="ffffff" w:val="clear"/>
        <w:spacing w:after="160" w:lineRule="auto"/>
        <w:rPr>
          <w:color w:val="2d3e50"/>
          <w:sz w:val="21"/>
          <w:szCs w:val="21"/>
        </w:rPr>
      </w:pPr>
      <w:r w:rsidDel="00000000" w:rsidR="00000000" w:rsidRPr="00000000">
        <w:rPr>
          <w:rtl w:val="0"/>
        </w:rPr>
      </w:r>
    </w:p>
    <w:p w:rsidR="00000000" w:rsidDel="00000000" w:rsidP="00000000" w:rsidRDefault="00000000" w:rsidRPr="00000000" w14:paraId="0000023B">
      <w:pPr>
        <w:shd w:fill="ffffff" w:val="clear"/>
        <w:spacing w:after="160" w:lineRule="auto"/>
        <w:rPr>
          <w:color w:val="2d3e50"/>
          <w:sz w:val="21"/>
          <w:szCs w:val="21"/>
        </w:rPr>
      </w:pPr>
      <w:r w:rsidDel="00000000" w:rsidR="00000000" w:rsidRPr="00000000">
        <w:rPr>
          <w:color w:val="2d3e50"/>
          <w:sz w:val="21"/>
          <w:szCs w:val="21"/>
          <w:rtl w:val="0"/>
        </w:rPr>
        <w:t xml:space="preserve">.os{</w:t>
      </w:r>
    </w:p>
    <w:p w:rsidR="00000000" w:rsidDel="00000000" w:rsidP="00000000" w:rsidRDefault="00000000" w:rsidRPr="00000000" w14:paraId="0000023C">
      <w:pPr>
        <w:shd w:fill="ffffff" w:val="clear"/>
        <w:spacing w:after="160" w:lineRule="auto"/>
        <w:rPr>
          <w:color w:val="2d3e50"/>
          <w:sz w:val="21"/>
          <w:szCs w:val="21"/>
        </w:rPr>
      </w:pPr>
      <w:r w:rsidDel="00000000" w:rsidR="00000000" w:rsidRPr="00000000">
        <w:rPr>
          <w:color w:val="2d3e50"/>
          <w:sz w:val="21"/>
          <w:szCs w:val="21"/>
          <w:rtl w:val="0"/>
        </w:rPr>
        <w:t xml:space="preserve">    margin: 15px 0 0 5%</w:t>
      </w:r>
    </w:p>
    <w:p w:rsidR="00000000" w:rsidDel="00000000" w:rsidP="00000000" w:rsidRDefault="00000000" w:rsidRPr="00000000" w14:paraId="0000023D">
      <w:pPr>
        <w:shd w:fill="ffffff" w:val="clear"/>
        <w:spacing w:after="160" w:lineRule="auto"/>
        <w:rPr>
          <w:color w:val="2d3e50"/>
          <w:sz w:val="21"/>
          <w:szCs w:val="21"/>
        </w:rPr>
      </w:pPr>
      <w:r w:rsidDel="00000000" w:rsidR="00000000" w:rsidRPr="00000000">
        <w:rPr>
          <w:color w:val="2d3e50"/>
          <w:sz w:val="21"/>
          <w:szCs w:val="21"/>
          <w:rtl w:val="0"/>
        </w:rPr>
        <w:t xml:space="preserve">    height:20px;</w:t>
      </w:r>
    </w:p>
    <w:p w:rsidR="00000000" w:rsidDel="00000000" w:rsidP="00000000" w:rsidRDefault="00000000" w:rsidRPr="00000000" w14:paraId="0000023E">
      <w:pPr>
        <w:shd w:fill="ffffff" w:val="clear"/>
        <w:spacing w:after="160" w:lineRule="auto"/>
        <w:rPr>
          <w:color w:val="2d3e50"/>
          <w:sz w:val="21"/>
          <w:szCs w:val="21"/>
        </w:rPr>
      </w:pPr>
      <w:r w:rsidDel="00000000" w:rsidR="00000000" w:rsidRPr="00000000">
        <w:rPr>
          <w:color w:val="2d3e50"/>
          <w:sz w:val="21"/>
          <w:szCs w:val="21"/>
          <w:rtl w:val="0"/>
        </w:rPr>
        <w:t xml:space="preserve">    width: 90%;</w:t>
      </w:r>
    </w:p>
    <w:p w:rsidR="00000000" w:rsidDel="00000000" w:rsidP="00000000" w:rsidRDefault="00000000" w:rsidRPr="00000000" w14:paraId="0000023F">
      <w:pPr>
        <w:shd w:fill="ffffff" w:val="clear"/>
        <w:spacing w:after="160" w:lineRule="auto"/>
        <w:rPr>
          <w:color w:val="2d3e50"/>
          <w:sz w:val="21"/>
          <w:szCs w:val="21"/>
        </w:rPr>
      </w:pPr>
      <w:r w:rsidDel="00000000" w:rsidR="00000000" w:rsidRPr="00000000">
        <w:rPr>
          <w:color w:val="2d3e50"/>
          <w:sz w:val="21"/>
          <w:szCs w:val="21"/>
          <w:rtl w:val="0"/>
        </w:rPr>
        <w:t xml:space="preserve">    padding: 2px;</w:t>
      </w:r>
    </w:p>
    <w:p w:rsidR="00000000" w:rsidDel="00000000" w:rsidP="00000000" w:rsidRDefault="00000000" w:rsidRPr="00000000" w14:paraId="00000240">
      <w:pPr>
        <w:shd w:fill="ffffff" w:val="clear"/>
        <w:spacing w:after="160" w:lineRule="auto"/>
        <w:rPr>
          <w:color w:val="2d3e50"/>
          <w:sz w:val="21"/>
          <w:szCs w:val="21"/>
        </w:rPr>
      </w:pPr>
      <w:r w:rsidDel="00000000" w:rsidR="00000000" w:rsidRPr="00000000">
        <w:rPr>
          <w:color w:val="2d3e50"/>
          <w:sz w:val="21"/>
          <w:szCs w:val="21"/>
          <w:rtl w:val="0"/>
        </w:rPr>
        <w:t xml:space="preserve">    background-color:#00FFFF;</w:t>
      </w:r>
    </w:p>
    <w:p w:rsidR="00000000" w:rsidDel="00000000" w:rsidP="00000000" w:rsidRDefault="00000000" w:rsidRPr="00000000" w14:paraId="00000241">
      <w:pPr>
        <w:shd w:fill="ffffff" w:val="clear"/>
        <w:spacing w:after="160" w:lineRule="auto"/>
        <w:rPr>
          <w:color w:val="2d3e50"/>
          <w:sz w:val="21"/>
          <w:szCs w:val="21"/>
        </w:rPr>
      </w:pPr>
      <w:r w:rsidDel="00000000" w:rsidR="00000000" w:rsidRPr="00000000">
        <w:rPr>
          <w:color w:val="2d3e50"/>
          <w:sz w:val="21"/>
          <w:szCs w:val="21"/>
          <w:rtl w:val="0"/>
        </w:rPr>
        <w:t xml:space="preserve"> border-style: ridge;</w:t>
      </w:r>
    </w:p>
    <w:p w:rsidR="00000000" w:rsidDel="00000000" w:rsidP="00000000" w:rsidRDefault="00000000" w:rsidRPr="00000000" w14:paraId="00000242">
      <w:pPr>
        <w:shd w:fill="ffffff" w:val="clear"/>
        <w:spacing w:after="160" w:lineRule="auto"/>
        <w:rPr>
          <w:color w:val="2d3e50"/>
          <w:sz w:val="21"/>
          <w:szCs w:val="21"/>
        </w:rPr>
      </w:pPr>
      <w:r w:rsidDel="00000000" w:rsidR="00000000" w:rsidRPr="00000000">
        <w:rPr>
          <w:color w:val="2d3e50"/>
          <w:sz w:val="21"/>
          <w:szCs w:val="21"/>
          <w:rtl w:val="0"/>
        </w:rPr>
        <w:t xml:space="preserve"> border: 1px solid;</w:t>
      </w:r>
    </w:p>
    <w:p w:rsidR="00000000" w:rsidDel="00000000" w:rsidP="00000000" w:rsidRDefault="00000000" w:rsidRPr="00000000" w14:paraId="00000243">
      <w:pPr>
        <w:shd w:fill="ffffff" w:val="clear"/>
        <w:spacing w:after="160" w:lineRule="auto"/>
        <w:rPr>
          <w:color w:val="2d3e50"/>
          <w:sz w:val="21"/>
          <w:szCs w:val="21"/>
        </w:rPr>
      </w:pPr>
      <w:r w:rsidDel="00000000" w:rsidR="00000000" w:rsidRPr="00000000">
        <w:rPr>
          <w:color w:val="2d3e50"/>
          <w:sz w:val="21"/>
          <w:szCs w:val="21"/>
          <w:rtl w:val="0"/>
        </w:rPr>
        <w:t xml:space="preserve"> border: 1px solid rgb(17, 67, 107);</w:t>
      </w:r>
    </w:p>
    <w:p w:rsidR="00000000" w:rsidDel="00000000" w:rsidP="00000000" w:rsidRDefault="00000000" w:rsidRPr="00000000" w14:paraId="00000244">
      <w:pPr>
        <w:shd w:fill="ffffff" w:val="clear"/>
        <w:spacing w:after="160" w:lineRule="auto"/>
        <w:rPr>
          <w:color w:val="2d3e50"/>
          <w:sz w:val="21"/>
          <w:szCs w:val="21"/>
        </w:rPr>
      </w:pPr>
      <w:r w:rsidDel="00000000" w:rsidR="00000000" w:rsidRPr="00000000">
        <w:rPr>
          <w:color w:val="2d3e50"/>
          <w:sz w:val="21"/>
          <w:szCs w:val="21"/>
          <w:rtl w:val="0"/>
        </w:rPr>
        <w:t xml:space="preserve">}</w:t>
      </w:r>
    </w:p>
    <w:p w:rsidR="00000000" w:rsidDel="00000000" w:rsidP="00000000" w:rsidRDefault="00000000" w:rsidRPr="00000000" w14:paraId="00000245">
      <w:pPr>
        <w:shd w:fill="ffffff" w:val="clear"/>
        <w:spacing w:after="160" w:lineRule="auto"/>
        <w:rPr>
          <w:color w:val="2d3e50"/>
          <w:sz w:val="21"/>
          <w:szCs w:val="21"/>
        </w:rPr>
      </w:pPr>
      <w:r w:rsidDel="00000000" w:rsidR="00000000" w:rsidRPr="00000000">
        <w:rPr>
          <w:color w:val="2d3e50"/>
          <w:sz w:val="21"/>
          <w:szCs w:val="21"/>
          <w:rtl w:val="0"/>
        </w:rPr>
        <w:t xml:space="preserve">    </w:t>
      </w:r>
    </w:p>
    <w:p w:rsidR="00000000" w:rsidDel="00000000" w:rsidP="00000000" w:rsidRDefault="00000000" w:rsidRPr="00000000" w14:paraId="00000246">
      <w:pPr>
        <w:shd w:fill="ffffff" w:val="clear"/>
        <w:spacing w:after="160" w:lineRule="auto"/>
        <w:rPr>
          <w:color w:val="2d3e50"/>
          <w:sz w:val="21"/>
          <w:szCs w:val="21"/>
        </w:rPr>
      </w:pPr>
      <w:r w:rsidDel="00000000" w:rsidR="00000000" w:rsidRPr="00000000">
        <w:rPr>
          <w:color w:val="2d3e50"/>
          <w:sz w:val="21"/>
          <w:szCs w:val="21"/>
          <w:rtl w:val="0"/>
        </w:rPr>
        <w:t xml:space="preserve">.attach{ </w:t>
      </w:r>
    </w:p>
    <w:p w:rsidR="00000000" w:rsidDel="00000000" w:rsidP="00000000" w:rsidRDefault="00000000" w:rsidRPr="00000000" w14:paraId="00000247">
      <w:pPr>
        <w:shd w:fill="ffffff" w:val="clear"/>
        <w:spacing w:after="160" w:lineRule="auto"/>
        <w:rPr>
          <w:color w:val="2d3e50"/>
          <w:sz w:val="21"/>
          <w:szCs w:val="21"/>
        </w:rPr>
      </w:pPr>
      <w:r w:rsidDel="00000000" w:rsidR="00000000" w:rsidRPr="00000000">
        <w:rPr>
          <w:color w:val="2d3e50"/>
          <w:sz w:val="21"/>
          <w:szCs w:val="21"/>
          <w:rtl w:val="0"/>
        </w:rPr>
        <w:t xml:space="preserve">    width:70%;</w:t>
      </w:r>
    </w:p>
    <w:p w:rsidR="00000000" w:rsidDel="00000000" w:rsidP="00000000" w:rsidRDefault="00000000" w:rsidRPr="00000000" w14:paraId="00000248">
      <w:pPr>
        <w:shd w:fill="ffffff" w:val="clear"/>
        <w:spacing w:after="160" w:lineRule="auto"/>
        <w:rPr>
          <w:color w:val="2d3e50"/>
          <w:sz w:val="21"/>
          <w:szCs w:val="21"/>
        </w:rPr>
      </w:pPr>
      <w:r w:rsidDel="00000000" w:rsidR="00000000" w:rsidRPr="00000000">
        <w:rPr>
          <w:color w:val="2d3e50"/>
          <w:sz w:val="21"/>
          <w:szCs w:val="21"/>
          <w:rtl w:val="0"/>
        </w:rPr>
        <w:t xml:space="preserve">    height: 20px;</w:t>
      </w:r>
    </w:p>
    <w:p w:rsidR="00000000" w:rsidDel="00000000" w:rsidP="00000000" w:rsidRDefault="00000000" w:rsidRPr="00000000" w14:paraId="00000249">
      <w:pPr>
        <w:shd w:fill="ffffff" w:val="clear"/>
        <w:spacing w:after="160" w:lineRule="auto"/>
        <w:rPr>
          <w:color w:val="2d3e50"/>
          <w:sz w:val="21"/>
          <w:szCs w:val="21"/>
        </w:rPr>
      </w:pPr>
      <w:r w:rsidDel="00000000" w:rsidR="00000000" w:rsidRPr="00000000">
        <w:rPr>
          <w:color w:val="2d3e50"/>
          <w:sz w:val="21"/>
          <w:szCs w:val="21"/>
          <w:rtl w:val="0"/>
        </w:rPr>
        <w:t xml:space="preserve">    margin: 5px 0 0 5%;</w:t>
      </w:r>
    </w:p>
    <w:p w:rsidR="00000000" w:rsidDel="00000000" w:rsidP="00000000" w:rsidRDefault="00000000" w:rsidRPr="00000000" w14:paraId="0000024A">
      <w:pPr>
        <w:shd w:fill="ffffff" w:val="clear"/>
        <w:spacing w:after="160" w:lineRule="auto"/>
        <w:rPr>
          <w:color w:val="2d3e50"/>
          <w:sz w:val="21"/>
          <w:szCs w:val="21"/>
        </w:rPr>
      </w:pPr>
      <w:r w:rsidDel="00000000" w:rsidR="00000000" w:rsidRPr="00000000">
        <w:rPr>
          <w:color w:val="2d3e50"/>
          <w:sz w:val="21"/>
          <w:szCs w:val="21"/>
          <w:rtl w:val="0"/>
        </w:rPr>
        <w:t xml:space="preserve">    font-size: 16px;</w:t>
      </w:r>
    </w:p>
    <w:p w:rsidR="00000000" w:rsidDel="00000000" w:rsidP="00000000" w:rsidRDefault="00000000" w:rsidRPr="00000000" w14:paraId="0000024B">
      <w:pPr>
        <w:shd w:fill="ffffff" w:val="clear"/>
        <w:spacing w:after="160" w:lineRule="auto"/>
        <w:rPr>
          <w:color w:val="2d3e50"/>
          <w:sz w:val="21"/>
          <w:szCs w:val="21"/>
        </w:rPr>
      </w:pPr>
      <w:r w:rsidDel="00000000" w:rsidR="00000000" w:rsidRPr="00000000">
        <w:rPr>
          <w:color w:val="2d3e50"/>
          <w:sz w:val="21"/>
          <w:szCs w:val="21"/>
          <w:rtl w:val="0"/>
        </w:rPr>
        <w:t xml:space="preserve">    padding: 2px;</w:t>
      </w:r>
    </w:p>
    <w:p w:rsidR="00000000" w:rsidDel="00000000" w:rsidP="00000000" w:rsidRDefault="00000000" w:rsidRPr="00000000" w14:paraId="0000024C">
      <w:pPr>
        <w:shd w:fill="ffffff" w:val="clear"/>
        <w:spacing w:after="160" w:lineRule="auto"/>
        <w:rPr>
          <w:color w:val="2d3e50"/>
          <w:sz w:val="21"/>
          <w:szCs w:val="21"/>
        </w:rPr>
      </w:pPr>
      <w:r w:rsidDel="00000000" w:rsidR="00000000" w:rsidRPr="00000000">
        <w:rPr>
          <w:color w:val="2d3e50"/>
          <w:sz w:val="21"/>
          <w:szCs w:val="21"/>
          <w:rtl w:val="0"/>
        </w:rPr>
        <w:t xml:space="preserve">    color: rgb(114, 111, 111);</w:t>
      </w:r>
    </w:p>
    <w:p w:rsidR="00000000" w:rsidDel="00000000" w:rsidP="00000000" w:rsidRDefault="00000000" w:rsidRPr="00000000" w14:paraId="0000024D">
      <w:pPr>
        <w:shd w:fill="ffffff" w:val="clear"/>
        <w:spacing w:after="160" w:lineRule="auto"/>
        <w:rPr>
          <w:color w:val="2d3e50"/>
          <w:sz w:val="21"/>
          <w:szCs w:val="21"/>
        </w:rPr>
      </w:pPr>
      <w:r w:rsidDel="00000000" w:rsidR="00000000" w:rsidRPr="00000000">
        <w:rPr>
          <w:color w:val="2d3e50"/>
          <w:sz w:val="21"/>
          <w:szCs w:val="21"/>
          <w:rtl w:val="0"/>
        </w:rPr>
        <w:t xml:space="preserve">    border: 1px solid rgb(17, 67, 107);</w:t>
      </w:r>
    </w:p>
    <w:p w:rsidR="00000000" w:rsidDel="00000000" w:rsidP="00000000" w:rsidRDefault="00000000" w:rsidRPr="00000000" w14:paraId="0000024E">
      <w:pPr>
        <w:shd w:fill="ffffff" w:val="clear"/>
        <w:spacing w:after="160" w:lineRule="auto"/>
        <w:rPr>
          <w:color w:val="2d3e50"/>
          <w:sz w:val="21"/>
          <w:szCs w:val="21"/>
        </w:rPr>
      </w:pPr>
      <w:r w:rsidDel="00000000" w:rsidR="00000000" w:rsidRPr="00000000">
        <w:rPr>
          <w:color w:val="2d3e50"/>
          <w:sz w:val="21"/>
          <w:szCs w:val="21"/>
          <w:rtl w:val="0"/>
        </w:rPr>
        <w:t xml:space="preserve">    background-color: rgb(231, 232, 250);</w:t>
      </w:r>
    </w:p>
    <w:p w:rsidR="00000000" w:rsidDel="00000000" w:rsidP="00000000" w:rsidRDefault="00000000" w:rsidRPr="00000000" w14:paraId="0000024F">
      <w:pPr>
        <w:shd w:fill="ffffff" w:val="clear"/>
        <w:spacing w:after="160" w:lineRule="auto"/>
        <w:rPr>
          <w:color w:val="2d3e50"/>
          <w:sz w:val="21"/>
          <w:szCs w:val="21"/>
        </w:rPr>
      </w:pPr>
      <w:r w:rsidDel="00000000" w:rsidR="00000000" w:rsidRPr="00000000">
        <w:rPr>
          <w:color w:val="2d3e50"/>
          <w:sz w:val="21"/>
          <w:szCs w:val="21"/>
          <w:rtl w:val="0"/>
        </w:rPr>
        <w:t xml:space="preserve">    border-style: ridge}</w:t>
      </w:r>
    </w:p>
    <w:p w:rsidR="00000000" w:rsidDel="00000000" w:rsidP="00000000" w:rsidRDefault="00000000" w:rsidRPr="00000000" w14:paraId="00000250">
      <w:pPr>
        <w:shd w:fill="ffffff" w:val="clear"/>
        <w:spacing w:after="160" w:lineRule="auto"/>
        <w:rPr>
          <w:color w:val="2d3e50"/>
          <w:sz w:val="21"/>
          <w:szCs w:val="21"/>
        </w:rPr>
      </w:pPr>
      <w:r w:rsidDel="00000000" w:rsidR="00000000" w:rsidRPr="00000000">
        <w:rPr>
          <w:rtl w:val="0"/>
        </w:rPr>
      </w:r>
    </w:p>
    <w:p w:rsidR="00000000" w:rsidDel="00000000" w:rsidP="00000000" w:rsidRDefault="00000000" w:rsidRPr="00000000" w14:paraId="00000251">
      <w:pPr>
        <w:shd w:fill="ffffff" w:val="clear"/>
        <w:spacing w:after="160" w:lineRule="auto"/>
        <w:rPr>
          <w:color w:val="2d3e50"/>
          <w:sz w:val="21"/>
          <w:szCs w:val="21"/>
        </w:rPr>
      </w:pPr>
      <w:r w:rsidDel="00000000" w:rsidR="00000000" w:rsidRPr="00000000">
        <w:rPr>
          <w:rtl w:val="0"/>
        </w:rPr>
      </w:r>
    </w:p>
    <w:p w:rsidR="00000000" w:rsidDel="00000000" w:rsidP="00000000" w:rsidRDefault="00000000" w:rsidRPr="00000000" w14:paraId="00000252">
      <w:pPr>
        <w:shd w:fill="ffffff" w:val="clear"/>
        <w:spacing w:after="160" w:lineRule="auto"/>
        <w:rPr>
          <w:color w:val="2d3e50"/>
          <w:sz w:val="21"/>
          <w:szCs w:val="21"/>
        </w:rPr>
      </w:pPr>
      <w:r w:rsidDel="00000000" w:rsidR="00000000" w:rsidRPr="00000000">
        <w:rPr>
          <w:color w:val="2d3e50"/>
          <w:sz w:val="21"/>
          <w:szCs w:val="21"/>
          <w:rtl w:val="0"/>
        </w:rPr>
        <w:t xml:space="preserve">.pass:hover{</w:t>
      </w:r>
    </w:p>
    <w:p w:rsidR="00000000" w:rsidDel="00000000" w:rsidP="00000000" w:rsidRDefault="00000000" w:rsidRPr="00000000" w14:paraId="00000253">
      <w:pPr>
        <w:shd w:fill="ffffff" w:val="clear"/>
        <w:spacing w:after="160" w:lineRule="auto"/>
        <w:rPr>
          <w:color w:val="2d3e50"/>
          <w:sz w:val="21"/>
          <w:szCs w:val="21"/>
        </w:rPr>
      </w:pPr>
      <w:r w:rsidDel="00000000" w:rsidR="00000000" w:rsidRPr="00000000">
        <w:rPr>
          <w:color w:val="2d3e50"/>
          <w:sz w:val="21"/>
          <w:szCs w:val="21"/>
          <w:rtl w:val="0"/>
        </w:rPr>
        <w:t xml:space="preserve">    background-color: rgb(0, 23, 41);</w:t>
      </w:r>
    </w:p>
    <w:p w:rsidR="00000000" w:rsidDel="00000000" w:rsidP="00000000" w:rsidRDefault="00000000" w:rsidRPr="00000000" w14:paraId="00000254">
      <w:pPr>
        <w:shd w:fill="ffffff" w:val="clear"/>
        <w:spacing w:after="160" w:lineRule="auto"/>
        <w:rPr>
          <w:color w:val="2d3e50"/>
          <w:sz w:val="21"/>
          <w:szCs w:val="21"/>
        </w:rPr>
      </w:pPr>
      <w:r w:rsidDel="00000000" w:rsidR="00000000" w:rsidRPr="00000000">
        <w:rPr>
          <w:color w:val="2d3e50"/>
          <w:sz w:val="21"/>
          <w:szCs w:val="21"/>
          <w:rtl w:val="0"/>
        </w:rPr>
        <w:t xml:space="preserve">    color: rgb(173, 167, 167);</w:t>
      </w:r>
    </w:p>
    <w:p w:rsidR="00000000" w:rsidDel="00000000" w:rsidP="00000000" w:rsidRDefault="00000000" w:rsidRPr="00000000" w14:paraId="00000255">
      <w:pPr>
        <w:shd w:fill="ffffff" w:val="clear"/>
        <w:spacing w:after="160" w:lineRule="auto"/>
        <w:rPr>
          <w:color w:val="2d3e50"/>
          <w:sz w:val="21"/>
          <w:szCs w:val="21"/>
        </w:rPr>
      </w:pPr>
      <w:r w:rsidDel="00000000" w:rsidR="00000000" w:rsidRPr="00000000">
        <w:rPr>
          <w:color w:val="2d3e50"/>
          <w:sz w:val="21"/>
          <w:szCs w:val="21"/>
          <w:rtl w:val="0"/>
        </w:rPr>
        <w:t xml:space="preserve">    border: 1px solid rgb(139, 139, 139);</w:t>
      </w:r>
    </w:p>
    <w:p w:rsidR="00000000" w:rsidDel="00000000" w:rsidP="00000000" w:rsidRDefault="00000000" w:rsidRPr="00000000" w14:paraId="00000256">
      <w:pPr>
        <w:shd w:fill="ffffff" w:val="clear"/>
        <w:spacing w:after="160" w:lineRule="auto"/>
        <w:rPr>
          <w:color w:val="2d3e50"/>
          <w:sz w:val="21"/>
          <w:szCs w:val="21"/>
        </w:rPr>
      </w:pPr>
      <w:r w:rsidDel="00000000" w:rsidR="00000000" w:rsidRPr="00000000">
        <w:rPr>
          <w:color w:val="2d3e50"/>
          <w:sz w:val="21"/>
          <w:szCs w:val="21"/>
          <w:rtl w:val="0"/>
        </w:rPr>
        <w:t xml:space="preserve">}</w:t>
      </w:r>
    </w:p>
    <w:p w:rsidR="00000000" w:rsidDel="00000000" w:rsidP="00000000" w:rsidRDefault="00000000" w:rsidRPr="00000000" w14:paraId="00000257">
      <w:pPr>
        <w:shd w:fill="ffffff" w:val="clear"/>
        <w:spacing w:after="160" w:lineRule="auto"/>
        <w:rPr>
          <w:color w:val="2d3e50"/>
          <w:sz w:val="21"/>
          <w:szCs w:val="21"/>
        </w:rPr>
      </w:pPr>
      <w:r w:rsidDel="00000000" w:rsidR="00000000" w:rsidRPr="00000000">
        <w:rPr>
          <w:color w:val="2d3e50"/>
          <w:sz w:val="21"/>
          <w:szCs w:val="21"/>
          <w:rtl w:val="0"/>
        </w:rPr>
        <w:t xml:space="preserve">.gender{</w:t>
      </w:r>
    </w:p>
    <w:p w:rsidR="00000000" w:rsidDel="00000000" w:rsidP="00000000" w:rsidRDefault="00000000" w:rsidRPr="00000000" w14:paraId="00000258">
      <w:pPr>
        <w:shd w:fill="ffffff" w:val="clear"/>
        <w:spacing w:after="160" w:lineRule="auto"/>
        <w:rPr>
          <w:color w:val="2d3e50"/>
          <w:sz w:val="21"/>
          <w:szCs w:val="21"/>
        </w:rPr>
      </w:pPr>
      <w:r w:rsidDel="00000000" w:rsidR="00000000" w:rsidRPr="00000000">
        <w:rPr>
          <w:color w:val="2d3e50"/>
          <w:sz w:val="21"/>
          <w:szCs w:val="21"/>
          <w:rtl w:val="0"/>
        </w:rPr>
        <w:t xml:space="preserve">    margin: 15px 0 0 5%;</w:t>
      </w:r>
    </w:p>
    <w:p w:rsidR="00000000" w:rsidDel="00000000" w:rsidP="00000000" w:rsidRDefault="00000000" w:rsidRPr="00000000" w14:paraId="00000259">
      <w:pPr>
        <w:shd w:fill="ffffff" w:val="clear"/>
        <w:spacing w:after="160" w:lineRule="auto"/>
        <w:rPr>
          <w:color w:val="2d3e50"/>
          <w:sz w:val="21"/>
          <w:szCs w:val="21"/>
        </w:rPr>
      </w:pPr>
      <w:r w:rsidDel="00000000" w:rsidR="00000000" w:rsidRPr="00000000">
        <w:rPr>
          <w:color w:val="2d3e50"/>
          <w:sz w:val="21"/>
          <w:szCs w:val="21"/>
          <w:rtl w:val="0"/>
        </w:rPr>
        <w:t xml:space="preserve">    color: #fff;</w:t>
      </w:r>
    </w:p>
    <w:p w:rsidR="00000000" w:rsidDel="00000000" w:rsidP="00000000" w:rsidRDefault="00000000" w:rsidRPr="00000000" w14:paraId="0000025A">
      <w:pPr>
        <w:shd w:fill="ffffff" w:val="clear"/>
        <w:spacing w:after="160" w:lineRule="auto"/>
        <w:rPr>
          <w:color w:val="2d3e50"/>
          <w:sz w:val="21"/>
          <w:szCs w:val="21"/>
        </w:rPr>
      </w:pPr>
      <w:r w:rsidDel="00000000" w:rsidR="00000000" w:rsidRPr="00000000">
        <w:rPr>
          <w:color w:val="2d3e50"/>
          <w:sz w:val="21"/>
          <w:szCs w:val="21"/>
          <w:rtl w:val="0"/>
        </w:rPr>
        <w:t xml:space="preserve">    font-size: 16px;</w:t>
      </w:r>
    </w:p>
    <w:p w:rsidR="00000000" w:rsidDel="00000000" w:rsidP="00000000" w:rsidRDefault="00000000" w:rsidRPr="00000000" w14:paraId="0000025B">
      <w:pPr>
        <w:shd w:fill="ffffff" w:val="clear"/>
        <w:spacing w:after="160" w:lineRule="auto"/>
        <w:rPr>
          <w:color w:val="2d3e50"/>
          <w:sz w:val="21"/>
          <w:szCs w:val="21"/>
        </w:rPr>
      </w:pPr>
      <w:r w:rsidDel="00000000" w:rsidR="00000000" w:rsidRPr="00000000">
        <w:rPr>
          <w:color w:val="2d3e50"/>
          <w:sz w:val="21"/>
          <w:szCs w:val="21"/>
          <w:rtl w:val="0"/>
        </w:rPr>
        <w:t xml:space="preserve">}</w:t>
      </w:r>
    </w:p>
    <w:p w:rsidR="00000000" w:rsidDel="00000000" w:rsidP="00000000" w:rsidRDefault="00000000" w:rsidRPr="00000000" w14:paraId="0000025C">
      <w:pPr>
        <w:shd w:fill="ffffff" w:val="clear"/>
        <w:spacing w:after="160" w:lineRule="auto"/>
        <w:rPr>
          <w:color w:val="2d3e50"/>
          <w:sz w:val="21"/>
          <w:szCs w:val="21"/>
        </w:rPr>
      </w:pPr>
      <w:r w:rsidDel="00000000" w:rsidR="00000000" w:rsidRPr="00000000">
        <w:rPr>
          <w:color w:val="2d3e50"/>
          <w:sz w:val="21"/>
          <w:szCs w:val="21"/>
          <w:rtl w:val="0"/>
        </w:rPr>
        <w:t xml:space="preserve">.gen{</w:t>
      </w:r>
    </w:p>
    <w:p w:rsidR="00000000" w:rsidDel="00000000" w:rsidP="00000000" w:rsidRDefault="00000000" w:rsidRPr="00000000" w14:paraId="0000025D">
      <w:pPr>
        <w:shd w:fill="ffffff" w:val="clear"/>
        <w:spacing w:after="160" w:lineRule="auto"/>
        <w:rPr>
          <w:color w:val="2d3e50"/>
          <w:sz w:val="21"/>
          <w:szCs w:val="21"/>
        </w:rPr>
      </w:pPr>
      <w:r w:rsidDel="00000000" w:rsidR="00000000" w:rsidRPr="00000000">
        <w:rPr>
          <w:color w:val="2d3e50"/>
          <w:sz w:val="21"/>
          <w:szCs w:val="21"/>
          <w:rtl w:val="0"/>
        </w:rPr>
        <w:t xml:space="preserve">    font-size: 18px;</w:t>
      </w:r>
    </w:p>
    <w:p w:rsidR="00000000" w:rsidDel="00000000" w:rsidP="00000000" w:rsidRDefault="00000000" w:rsidRPr="00000000" w14:paraId="0000025E">
      <w:pPr>
        <w:shd w:fill="ffffff" w:val="clear"/>
        <w:spacing w:after="160" w:lineRule="auto"/>
        <w:rPr>
          <w:color w:val="2d3e50"/>
          <w:sz w:val="21"/>
          <w:szCs w:val="21"/>
        </w:rPr>
      </w:pPr>
      <w:r w:rsidDel="00000000" w:rsidR="00000000" w:rsidRPr="00000000">
        <w:rPr>
          <w:color w:val="2d3e50"/>
          <w:sz w:val="21"/>
          <w:szCs w:val="21"/>
          <w:rtl w:val="0"/>
        </w:rPr>
        <w:t xml:space="preserve">}</w:t>
      </w:r>
    </w:p>
    <w:p w:rsidR="00000000" w:rsidDel="00000000" w:rsidP="00000000" w:rsidRDefault="00000000" w:rsidRPr="00000000" w14:paraId="0000025F">
      <w:pPr>
        <w:shd w:fill="ffffff" w:val="clear"/>
        <w:spacing w:after="160" w:lineRule="auto"/>
        <w:rPr>
          <w:color w:val="2d3e50"/>
          <w:sz w:val="21"/>
          <w:szCs w:val="21"/>
        </w:rPr>
      </w:pPr>
      <w:r w:rsidDel="00000000" w:rsidR="00000000" w:rsidRPr="00000000">
        <w:rPr>
          <w:color w:val="2d3e50"/>
          <w:sz w:val="21"/>
          <w:szCs w:val="21"/>
          <w:rtl w:val="0"/>
        </w:rPr>
        <w:t xml:space="preserve">.genm{</w:t>
      </w:r>
    </w:p>
    <w:p w:rsidR="00000000" w:rsidDel="00000000" w:rsidP="00000000" w:rsidRDefault="00000000" w:rsidRPr="00000000" w14:paraId="00000260">
      <w:pPr>
        <w:shd w:fill="ffffff" w:val="clear"/>
        <w:spacing w:after="160" w:lineRule="auto"/>
        <w:rPr>
          <w:color w:val="2d3e50"/>
          <w:sz w:val="21"/>
          <w:szCs w:val="21"/>
        </w:rPr>
      </w:pPr>
      <w:r w:rsidDel="00000000" w:rsidR="00000000" w:rsidRPr="00000000">
        <w:rPr>
          <w:color w:val="2d3e50"/>
          <w:sz w:val="21"/>
          <w:szCs w:val="21"/>
          <w:rtl w:val="0"/>
        </w:rPr>
        <w:t xml:space="preserve">    margin-left: 5%;</w:t>
      </w:r>
    </w:p>
    <w:p w:rsidR="00000000" w:rsidDel="00000000" w:rsidP="00000000" w:rsidRDefault="00000000" w:rsidRPr="00000000" w14:paraId="00000261">
      <w:pPr>
        <w:shd w:fill="ffffff" w:val="clear"/>
        <w:spacing w:after="160" w:lineRule="auto"/>
        <w:rPr>
          <w:color w:val="2d3e50"/>
          <w:sz w:val="21"/>
          <w:szCs w:val="21"/>
        </w:rPr>
      </w:pPr>
      <w:r w:rsidDel="00000000" w:rsidR="00000000" w:rsidRPr="00000000">
        <w:rPr>
          <w:color w:val="2d3e50"/>
          <w:sz w:val="21"/>
          <w:szCs w:val="21"/>
          <w:rtl w:val="0"/>
        </w:rPr>
        <w:t xml:space="preserve">}</w:t>
      </w:r>
    </w:p>
    <w:p w:rsidR="00000000" w:rsidDel="00000000" w:rsidP="00000000" w:rsidRDefault="00000000" w:rsidRPr="00000000" w14:paraId="00000262">
      <w:pPr>
        <w:shd w:fill="ffffff" w:val="clear"/>
        <w:spacing w:after="160" w:lineRule="auto"/>
        <w:rPr>
          <w:color w:val="2d3e50"/>
          <w:sz w:val="21"/>
          <w:szCs w:val="21"/>
        </w:rPr>
      </w:pPr>
      <w:r w:rsidDel="00000000" w:rsidR="00000000" w:rsidRPr="00000000">
        <w:rPr>
          <w:color w:val="2d3e50"/>
          <w:sz w:val="21"/>
          <w:szCs w:val="21"/>
          <w:rtl w:val="0"/>
        </w:rPr>
        <w:t xml:space="preserve">.sub{</w:t>
      </w:r>
    </w:p>
    <w:p w:rsidR="00000000" w:rsidDel="00000000" w:rsidP="00000000" w:rsidRDefault="00000000" w:rsidRPr="00000000" w14:paraId="00000263">
      <w:pPr>
        <w:shd w:fill="ffffff" w:val="clear"/>
        <w:spacing w:after="160" w:lineRule="auto"/>
        <w:rPr>
          <w:color w:val="2d3e50"/>
          <w:sz w:val="21"/>
          <w:szCs w:val="21"/>
        </w:rPr>
      </w:pPr>
      <w:r w:rsidDel="00000000" w:rsidR="00000000" w:rsidRPr="00000000">
        <w:rPr>
          <w:color w:val="2d3e50"/>
          <w:sz w:val="21"/>
          <w:szCs w:val="21"/>
          <w:rtl w:val="0"/>
        </w:rPr>
        <w:t xml:space="preserve">    width: 90%;</w:t>
      </w:r>
    </w:p>
    <w:p w:rsidR="00000000" w:rsidDel="00000000" w:rsidP="00000000" w:rsidRDefault="00000000" w:rsidRPr="00000000" w14:paraId="00000264">
      <w:pPr>
        <w:shd w:fill="ffffff" w:val="clear"/>
        <w:spacing w:after="160" w:lineRule="auto"/>
        <w:rPr>
          <w:color w:val="2d3e50"/>
          <w:sz w:val="21"/>
          <w:szCs w:val="21"/>
        </w:rPr>
      </w:pPr>
      <w:r w:rsidDel="00000000" w:rsidR="00000000" w:rsidRPr="00000000">
        <w:rPr>
          <w:color w:val="2d3e50"/>
          <w:sz w:val="21"/>
          <w:szCs w:val="21"/>
          <w:rtl w:val="0"/>
        </w:rPr>
        <w:t xml:space="preserve">    margin: 15px 0 0 5%;</w:t>
      </w:r>
    </w:p>
    <w:p w:rsidR="00000000" w:rsidDel="00000000" w:rsidP="00000000" w:rsidRDefault="00000000" w:rsidRPr="00000000" w14:paraId="00000265">
      <w:pPr>
        <w:shd w:fill="ffffff" w:val="clear"/>
        <w:spacing w:after="160" w:lineRule="auto"/>
        <w:rPr>
          <w:color w:val="2d3e50"/>
          <w:sz w:val="21"/>
          <w:szCs w:val="21"/>
        </w:rPr>
      </w:pPr>
      <w:r w:rsidDel="00000000" w:rsidR="00000000" w:rsidRPr="00000000">
        <w:rPr>
          <w:color w:val="2d3e50"/>
          <w:sz w:val="21"/>
          <w:szCs w:val="21"/>
          <w:rtl w:val="0"/>
        </w:rPr>
        <w:t xml:space="preserve">    font-size: 16px;</w:t>
      </w:r>
    </w:p>
    <w:p w:rsidR="00000000" w:rsidDel="00000000" w:rsidP="00000000" w:rsidRDefault="00000000" w:rsidRPr="00000000" w14:paraId="00000266">
      <w:pPr>
        <w:shd w:fill="ffffff" w:val="clear"/>
        <w:spacing w:after="160" w:lineRule="auto"/>
        <w:rPr>
          <w:color w:val="2d3e50"/>
          <w:sz w:val="21"/>
          <w:szCs w:val="21"/>
        </w:rPr>
      </w:pPr>
      <w:r w:rsidDel="00000000" w:rsidR="00000000" w:rsidRPr="00000000">
        <w:rPr>
          <w:color w:val="2d3e50"/>
          <w:sz w:val="21"/>
          <w:szCs w:val="21"/>
          <w:rtl w:val="0"/>
        </w:rPr>
        <w:t xml:space="preserve">    height: 40px;</w:t>
      </w:r>
    </w:p>
    <w:p w:rsidR="00000000" w:rsidDel="00000000" w:rsidP="00000000" w:rsidRDefault="00000000" w:rsidRPr="00000000" w14:paraId="00000267">
      <w:pPr>
        <w:shd w:fill="ffffff" w:val="clear"/>
        <w:spacing w:after="160" w:lineRule="auto"/>
        <w:rPr>
          <w:color w:val="2d3e50"/>
          <w:sz w:val="21"/>
          <w:szCs w:val="21"/>
        </w:rPr>
      </w:pPr>
      <w:r w:rsidDel="00000000" w:rsidR="00000000" w:rsidRPr="00000000">
        <w:rPr>
          <w:color w:val="2d3e50"/>
          <w:sz w:val="21"/>
          <w:szCs w:val="21"/>
          <w:rtl w:val="0"/>
        </w:rPr>
        <w:t xml:space="preserve">    background-color: #031c30;</w:t>
      </w:r>
    </w:p>
    <w:p w:rsidR="00000000" w:rsidDel="00000000" w:rsidP="00000000" w:rsidRDefault="00000000" w:rsidRPr="00000000" w14:paraId="00000268">
      <w:pPr>
        <w:shd w:fill="ffffff" w:val="clear"/>
        <w:spacing w:after="160" w:lineRule="auto"/>
        <w:rPr>
          <w:color w:val="2d3e50"/>
          <w:sz w:val="21"/>
          <w:szCs w:val="21"/>
        </w:rPr>
      </w:pPr>
      <w:r w:rsidDel="00000000" w:rsidR="00000000" w:rsidRPr="00000000">
        <w:rPr>
          <w:color w:val="2d3e50"/>
          <w:sz w:val="21"/>
          <w:szCs w:val="21"/>
          <w:rtl w:val="0"/>
        </w:rPr>
        <w:t xml:space="preserve">    border: 1px solid rgb(17, 67, 107);</w:t>
      </w:r>
    </w:p>
    <w:p w:rsidR="00000000" w:rsidDel="00000000" w:rsidP="00000000" w:rsidRDefault="00000000" w:rsidRPr="00000000" w14:paraId="00000269">
      <w:pPr>
        <w:shd w:fill="ffffff" w:val="clear"/>
        <w:spacing w:after="160" w:lineRule="auto"/>
        <w:rPr>
          <w:color w:val="2d3e50"/>
          <w:sz w:val="21"/>
          <w:szCs w:val="21"/>
        </w:rPr>
      </w:pPr>
      <w:r w:rsidDel="00000000" w:rsidR="00000000" w:rsidRPr="00000000">
        <w:rPr>
          <w:color w:val="2d3e50"/>
          <w:sz w:val="21"/>
          <w:szCs w:val="21"/>
          <w:rtl w:val="0"/>
        </w:rPr>
        <w:t xml:space="preserve">    color: #fff;</w:t>
      </w:r>
    </w:p>
    <w:p w:rsidR="00000000" w:rsidDel="00000000" w:rsidP="00000000" w:rsidRDefault="00000000" w:rsidRPr="00000000" w14:paraId="0000026A">
      <w:pPr>
        <w:shd w:fill="ffffff" w:val="clear"/>
        <w:spacing w:after="160" w:lineRule="auto"/>
        <w:rPr>
          <w:color w:val="2d3e50"/>
          <w:sz w:val="21"/>
          <w:szCs w:val="21"/>
        </w:rPr>
      </w:pPr>
      <w:r w:rsidDel="00000000" w:rsidR="00000000" w:rsidRPr="00000000">
        <w:rPr>
          <w:color w:val="2d3e50"/>
          <w:sz w:val="21"/>
          <w:szCs w:val="21"/>
          <w:rtl w:val="0"/>
        </w:rPr>
        <w:t xml:space="preserve">}</w:t>
      </w:r>
    </w:p>
    <w:p w:rsidR="00000000" w:rsidDel="00000000" w:rsidP="00000000" w:rsidRDefault="00000000" w:rsidRPr="00000000" w14:paraId="0000026B">
      <w:pPr>
        <w:shd w:fill="ffffff" w:val="clear"/>
        <w:spacing w:after="160" w:lineRule="auto"/>
        <w:rPr>
          <w:color w:val="2d3e50"/>
          <w:sz w:val="21"/>
          <w:szCs w:val="21"/>
        </w:rPr>
      </w:pPr>
      <w:r w:rsidDel="00000000" w:rsidR="00000000" w:rsidRPr="00000000">
        <w:rPr>
          <w:color w:val="2d3e50"/>
          <w:sz w:val="21"/>
          <w:szCs w:val="21"/>
          <w:rtl w:val="0"/>
        </w:rPr>
        <w:t xml:space="preserve">.sub:hover{</w:t>
      </w:r>
    </w:p>
    <w:p w:rsidR="00000000" w:rsidDel="00000000" w:rsidP="00000000" w:rsidRDefault="00000000" w:rsidRPr="00000000" w14:paraId="0000026C">
      <w:pPr>
        <w:shd w:fill="ffffff" w:val="clear"/>
        <w:spacing w:after="160" w:lineRule="auto"/>
        <w:rPr>
          <w:color w:val="2d3e50"/>
          <w:sz w:val="21"/>
          <w:szCs w:val="21"/>
        </w:rPr>
      </w:pPr>
      <w:r w:rsidDel="00000000" w:rsidR="00000000" w:rsidRPr="00000000">
        <w:rPr>
          <w:color w:val="2d3e50"/>
          <w:sz w:val="21"/>
          <w:szCs w:val="21"/>
          <w:rtl w:val="0"/>
        </w:rPr>
        <w:t xml:space="preserve">    background-color: #E94601;</w:t>
      </w:r>
    </w:p>
    <w:p w:rsidR="00000000" w:rsidDel="00000000" w:rsidP="00000000" w:rsidRDefault="00000000" w:rsidRPr="00000000" w14:paraId="0000026D">
      <w:pPr>
        <w:shd w:fill="ffffff" w:val="clear"/>
        <w:spacing w:after="160" w:lineRule="auto"/>
        <w:rPr>
          <w:color w:val="2d3e50"/>
          <w:sz w:val="21"/>
          <w:szCs w:val="21"/>
        </w:rPr>
      </w:pPr>
      <w:r w:rsidDel="00000000" w:rsidR="00000000" w:rsidRPr="00000000">
        <w:rPr>
          <w:color w:val="2d3e50"/>
          <w:sz w:val="21"/>
          <w:szCs w:val="21"/>
          <w:rtl w:val="0"/>
        </w:rPr>
        <w:t xml:space="preserve">    color: #fff;</w:t>
      </w:r>
    </w:p>
    <w:p w:rsidR="00000000" w:rsidDel="00000000" w:rsidP="00000000" w:rsidRDefault="00000000" w:rsidRPr="00000000" w14:paraId="0000026E">
      <w:pPr>
        <w:shd w:fill="ffffff" w:val="clear"/>
        <w:spacing w:after="160" w:lineRule="auto"/>
        <w:rPr>
          <w:color w:val="2d3e50"/>
          <w:sz w:val="21"/>
          <w:szCs w:val="21"/>
        </w:rPr>
      </w:pPr>
      <w:r w:rsidDel="00000000" w:rsidR="00000000" w:rsidRPr="00000000">
        <w:rPr>
          <w:color w:val="2d3e50"/>
          <w:sz w:val="21"/>
          <w:szCs w:val="21"/>
          <w:rtl w:val="0"/>
        </w:rPr>
        <w:t xml:space="preserve">}</w:t>
      </w:r>
    </w:p>
    <w:p w:rsidR="00000000" w:rsidDel="00000000" w:rsidP="00000000" w:rsidRDefault="00000000" w:rsidRPr="00000000" w14:paraId="0000026F">
      <w:pPr>
        <w:shd w:fill="ffffff" w:val="clear"/>
        <w:spacing w:after="160" w:lineRule="auto"/>
        <w:rPr>
          <w:color w:val="2d3e50"/>
          <w:sz w:val="21"/>
          <w:szCs w:val="21"/>
        </w:rPr>
      </w:pPr>
      <w:r w:rsidDel="00000000" w:rsidR="00000000" w:rsidRPr="00000000">
        <w:rPr>
          <w:color w:val="2d3e50"/>
          <w:sz w:val="21"/>
          <w:szCs w:val="21"/>
          <w:rtl w:val="0"/>
        </w:rPr>
        <w:t xml:space="preserve">.ver{</w:t>
      </w:r>
    </w:p>
    <w:p w:rsidR="00000000" w:rsidDel="00000000" w:rsidP="00000000" w:rsidRDefault="00000000" w:rsidRPr="00000000" w14:paraId="00000270">
      <w:pPr>
        <w:shd w:fill="ffffff" w:val="clear"/>
        <w:spacing w:after="160" w:lineRule="auto"/>
        <w:rPr>
          <w:color w:val="2d3e50"/>
          <w:sz w:val="21"/>
          <w:szCs w:val="21"/>
        </w:rPr>
      </w:pPr>
      <w:r w:rsidDel="00000000" w:rsidR="00000000" w:rsidRPr="00000000">
        <w:rPr>
          <w:color w:val="2d3e50"/>
          <w:sz w:val="21"/>
          <w:szCs w:val="21"/>
          <w:rtl w:val="0"/>
        </w:rPr>
        <w:t xml:space="preserve">  width: 30%;</w:t>
      </w:r>
    </w:p>
    <w:p w:rsidR="00000000" w:rsidDel="00000000" w:rsidP="00000000" w:rsidRDefault="00000000" w:rsidRPr="00000000" w14:paraId="00000271">
      <w:pPr>
        <w:shd w:fill="ffffff" w:val="clear"/>
        <w:spacing w:after="160" w:lineRule="auto"/>
        <w:rPr>
          <w:color w:val="2d3e50"/>
          <w:sz w:val="21"/>
          <w:szCs w:val="21"/>
        </w:rPr>
      </w:pPr>
      <w:r w:rsidDel="00000000" w:rsidR="00000000" w:rsidRPr="00000000">
        <w:rPr>
          <w:color w:val="2d3e50"/>
          <w:sz w:val="21"/>
          <w:szCs w:val="21"/>
          <w:rtl w:val="0"/>
        </w:rPr>
        <w:t xml:space="preserve">    height: 20px;</w:t>
      </w:r>
    </w:p>
    <w:p w:rsidR="00000000" w:rsidDel="00000000" w:rsidP="00000000" w:rsidRDefault="00000000" w:rsidRPr="00000000" w14:paraId="00000272">
      <w:pPr>
        <w:shd w:fill="ffffff" w:val="clear"/>
        <w:spacing w:after="160" w:lineRule="auto"/>
        <w:rPr>
          <w:color w:val="2d3e50"/>
          <w:sz w:val="21"/>
          <w:szCs w:val="21"/>
        </w:rPr>
      </w:pPr>
      <w:r w:rsidDel="00000000" w:rsidR="00000000" w:rsidRPr="00000000">
        <w:rPr>
          <w:color w:val="2d3e50"/>
          <w:sz w:val="21"/>
          <w:szCs w:val="21"/>
          <w:rtl w:val="0"/>
        </w:rPr>
        <w:t xml:space="preserve">    margin: 5px 0 0 5%;</w:t>
      </w:r>
    </w:p>
    <w:p w:rsidR="00000000" w:rsidDel="00000000" w:rsidP="00000000" w:rsidRDefault="00000000" w:rsidRPr="00000000" w14:paraId="00000273">
      <w:pPr>
        <w:shd w:fill="ffffff" w:val="clear"/>
        <w:spacing w:after="160" w:lineRule="auto"/>
        <w:rPr>
          <w:color w:val="2d3e50"/>
          <w:sz w:val="21"/>
          <w:szCs w:val="21"/>
        </w:rPr>
      </w:pPr>
      <w:r w:rsidDel="00000000" w:rsidR="00000000" w:rsidRPr="00000000">
        <w:rPr>
          <w:color w:val="2d3e50"/>
          <w:sz w:val="21"/>
          <w:szCs w:val="21"/>
          <w:rtl w:val="0"/>
        </w:rPr>
        <w:t xml:space="preserve">    font-size: 16px;</w:t>
      </w:r>
    </w:p>
    <w:p w:rsidR="00000000" w:rsidDel="00000000" w:rsidP="00000000" w:rsidRDefault="00000000" w:rsidRPr="00000000" w14:paraId="00000274">
      <w:pPr>
        <w:shd w:fill="ffffff" w:val="clear"/>
        <w:spacing w:after="160" w:lineRule="auto"/>
        <w:rPr>
          <w:color w:val="2d3e50"/>
          <w:sz w:val="21"/>
          <w:szCs w:val="21"/>
        </w:rPr>
      </w:pPr>
      <w:r w:rsidDel="00000000" w:rsidR="00000000" w:rsidRPr="00000000">
        <w:rPr>
          <w:color w:val="2d3e50"/>
          <w:sz w:val="21"/>
          <w:szCs w:val="21"/>
          <w:rtl w:val="0"/>
        </w:rPr>
        <w:t xml:space="preserve">    padding: 2px;</w:t>
      </w:r>
    </w:p>
    <w:p w:rsidR="00000000" w:rsidDel="00000000" w:rsidP="00000000" w:rsidRDefault="00000000" w:rsidRPr="00000000" w14:paraId="00000275">
      <w:pPr>
        <w:shd w:fill="ffffff" w:val="clear"/>
        <w:spacing w:after="160" w:lineRule="auto"/>
        <w:rPr>
          <w:color w:val="2d3e50"/>
          <w:sz w:val="21"/>
          <w:szCs w:val="21"/>
        </w:rPr>
      </w:pPr>
      <w:r w:rsidDel="00000000" w:rsidR="00000000" w:rsidRPr="00000000">
        <w:rPr>
          <w:color w:val="2d3e50"/>
          <w:sz w:val="21"/>
          <w:szCs w:val="21"/>
          <w:rtl w:val="0"/>
        </w:rPr>
        <w:t xml:space="preserve">    color: rgb(114, 111, 111);</w:t>
      </w:r>
    </w:p>
    <w:p w:rsidR="00000000" w:rsidDel="00000000" w:rsidP="00000000" w:rsidRDefault="00000000" w:rsidRPr="00000000" w14:paraId="00000276">
      <w:pPr>
        <w:shd w:fill="ffffff" w:val="clear"/>
        <w:spacing w:after="160" w:lineRule="auto"/>
        <w:rPr>
          <w:color w:val="2d3e50"/>
          <w:sz w:val="21"/>
          <w:szCs w:val="21"/>
        </w:rPr>
      </w:pPr>
      <w:r w:rsidDel="00000000" w:rsidR="00000000" w:rsidRPr="00000000">
        <w:rPr>
          <w:color w:val="2d3e50"/>
          <w:sz w:val="21"/>
          <w:szCs w:val="21"/>
          <w:rtl w:val="0"/>
        </w:rPr>
        <w:t xml:space="preserve">    border: 1px solid rgb(17, 67, 107);</w:t>
      </w:r>
    </w:p>
    <w:p w:rsidR="00000000" w:rsidDel="00000000" w:rsidP="00000000" w:rsidRDefault="00000000" w:rsidRPr="00000000" w14:paraId="00000277">
      <w:pPr>
        <w:shd w:fill="ffffff" w:val="clear"/>
        <w:spacing w:after="160" w:lineRule="auto"/>
        <w:rPr>
          <w:color w:val="2d3e50"/>
          <w:sz w:val="21"/>
          <w:szCs w:val="21"/>
        </w:rPr>
      </w:pPr>
      <w:r w:rsidDel="00000000" w:rsidR="00000000" w:rsidRPr="00000000">
        <w:rPr>
          <w:color w:val="2d3e50"/>
          <w:sz w:val="21"/>
          <w:szCs w:val="21"/>
          <w:rtl w:val="0"/>
        </w:rPr>
        <w:t xml:space="preserve">    background-color: rgb(231, 232, 250);</w:t>
      </w:r>
    </w:p>
    <w:p w:rsidR="00000000" w:rsidDel="00000000" w:rsidP="00000000" w:rsidRDefault="00000000" w:rsidRPr="00000000" w14:paraId="00000278">
      <w:pPr>
        <w:shd w:fill="ffffff" w:val="clear"/>
        <w:spacing w:after="160" w:lineRule="auto"/>
        <w:rPr>
          <w:color w:val="2d3e50"/>
          <w:sz w:val="21"/>
          <w:szCs w:val="21"/>
        </w:rPr>
      </w:pPr>
      <w:r w:rsidDel="00000000" w:rsidR="00000000" w:rsidRPr="00000000">
        <w:rPr>
          <w:color w:val="2d3e50"/>
          <w:sz w:val="21"/>
          <w:szCs w:val="21"/>
          <w:rtl w:val="0"/>
        </w:rPr>
        <w:t xml:space="preserve">}</w:t>
      </w:r>
    </w:p>
    <w:p w:rsidR="00000000" w:rsidDel="00000000" w:rsidP="00000000" w:rsidRDefault="00000000" w:rsidRPr="00000000" w14:paraId="00000279">
      <w:pPr>
        <w:shd w:fill="ffffff" w:val="clear"/>
        <w:spacing w:after="160" w:lineRule="auto"/>
        <w:rPr>
          <w:color w:val="2d3e50"/>
          <w:sz w:val="21"/>
          <w:szCs w:val="21"/>
        </w:rPr>
      </w:pPr>
      <w:r w:rsidDel="00000000" w:rsidR="00000000" w:rsidRPr="00000000">
        <w:rPr>
          <w:color w:val="2d3e50"/>
          <w:sz w:val="21"/>
          <w:szCs w:val="21"/>
          <w:rtl w:val="0"/>
        </w:rPr>
        <w:t xml:space="preserve">.send{</w:t>
      </w:r>
    </w:p>
    <w:p w:rsidR="00000000" w:rsidDel="00000000" w:rsidP="00000000" w:rsidRDefault="00000000" w:rsidRPr="00000000" w14:paraId="0000027A">
      <w:pPr>
        <w:shd w:fill="ffffff" w:val="clear"/>
        <w:spacing w:after="160" w:lineRule="auto"/>
        <w:rPr>
          <w:color w:val="2d3e50"/>
          <w:sz w:val="21"/>
          <w:szCs w:val="21"/>
        </w:rPr>
      </w:pPr>
      <w:r w:rsidDel="00000000" w:rsidR="00000000" w:rsidRPr="00000000">
        <w:rPr>
          <w:color w:val="2d3e50"/>
          <w:sz w:val="21"/>
          <w:szCs w:val="21"/>
          <w:rtl w:val="0"/>
        </w:rPr>
        <w:t xml:space="preserve"> background-color:#00FFFF;</w:t>
      </w:r>
    </w:p>
    <w:p w:rsidR="00000000" w:rsidDel="00000000" w:rsidP="00000000" w:rsidRDefault="00000000" w:rsidRPr="00000000" w14:paraId="0000027B">
      <w:pPr>
        <w:shd w:fill="ffffff" w:val="clear"/>
        <w:spacing w:after="160" w:lineRule="auto"/>
        <w:rPr>
          <w:color w:val="2d3e50"/>
          <w:sz w:val="21"/>
          <w:szCs w:val="21"/>
        </w:rPr>
      </w:pPr>
      <w:r w:rsidDel="00000000" w:rsidR="00000000" w:rsidRPr="00000000">
        <w:rPr>
          <w:color w:val="2d3e50"/>
          <w:sz w:val="21"/>
          <w:szCs w:val="21"/>
          <w:rtl w:val="0"/>
        </w:rPr>
        <w:t xml:space="preserve">  border: none;</w:t>
      </w:r>
    </w:p>
    <w:p w:rsidR="00000000" w:rsidDel="00000000" w:rsidP="00000000" w:rsidRDefault="00000000" w:rsidRPr="00000000" w14:paraId="0000027C">
      <w:pPr>
        <w:shd w:fill="ffffff" w:val="clear"/>
        <w:spacing w:after="160" w:lineRule="auto"/>
        <w:rPr>
          <w:color w:val="2d3e50"/>
          <w:sz w:val="21"/>
          <w:szCs w:val="21"/>
        </w:rPr>
      </w:pPr>
      <w:r w:rsidDel="00000000" w:rsidR="00000000" w:rsidRPr="00000000">
        <w:rPr>
          <w:color w:val="2d3e50"/>
          <w:sz w:val="21"/>
          <w:szCs w:val="21"/>
          <w:rtl w:val="0"/>
        </w:rPr>
        <w:t xml:space="preserve">  color: white;</w:t>
      </w:r>
    </w:p>
    <w:p w:rsidR="00000000" w:rsidDel="00000000" w:rsidP="00000000" w:rsidRDefault="00000000" w:rsidRPr="00000000" w14:paraId="0000027D">
      <w:pPr>
        <w:shd w:fill="ffffff" w:val="clear"/>
        <w:spacing w:after="160" w:lineRule="auto"/>
        <w:rPr>
          <w:color w:val="2d3e50"/>
          <w:sz w:val="21"/>
          <w:szCs w:val="21"/>
        </w:rPr>
      </w:pPr>
      <w:r w:rsidDel="00000000" w:rsidR="00000000" w:rsidRPr="00000000">
        <w:rPr>
          <w:color w:val="2d3e50"/>
          <w:sz w:val="21"/>
          <w:szCs w:val="21"/>
          <w:rtl w:val="0"/>
        </w:rPr>
        <w:t xml:space="preserve">  padding: 10px 10px;</w:t>
      </w:r>
    </w:p>
    <w:p w:rsidR="00000000" w:rsidDel="00000000" w:rsidP="00000000" w:rsidRDefault="00000000" w:rsidRPr="00000000" w14:paraId="0000027E">
      <w:pPr>
        <w:shd w:fill="ffffff" w:val="clear"/>
        <w:spacing w:after="160" w:lineRule="auto"/>
        <w:rPr>
          <w:color w:val="2d3e50"/>
          <w:sz w:val="21"/>
          <w:szCs w:val="21"/>
        </w:rPr>
      </w:pPr>
      <w:r w:rsidDel="00000000" w:rsidR="00000000" w:rsidRPr="00000000">
        <w:rPr>
          <w:color w:val="2d3e50"/>
          <w:sz w:val="21"/>
          <w:szCs w:val="21"/>
          <w:rtl w:val="0"/>
        </w:rPr>
        <w:t xml:space="preserve">  text-align: center;</w:t>
      </w:r>
    </w:p>
    <w:p w:rsidR="00000000" w:rsidDel="00000000" w:rsidP="00000000" w:rsidRDefault="00000000" w:rsidRPr="00000000" w14:paraId="0000027F">
      <w:pPr>
        <w:shd w:fill="ffffff" w:val="clear"/>
        <w:spacing w:after="160" w:lineRule="auto"/>
        <w:rPr>
          <w:color w:val="2d3e50"/>
          <w:sz w:val="21"/>
          <w:szCs w:val="21"/>
        </w:rPr>
      </w:pPr>
      <w:r w:rsidDel="00000000" w:rsidR="00000000" w:rsidRPr="00000000">
        <w:rPr>
          <w:color w:val="2d3e50"/>
          <w:sz w:val="21"/>
          <w:szCs w:val="21"/>
          <w:rtl w:val="0"/>
        </w:rPr>
        <w:t xml:space="preserve">  text-decoration: none;</w:t>
      </w:r>
    </w:p>
    <w:p w:rsidR="00000000" w:rsidDel="00000000" w:rsidP="00000000" w:rsidRDefault="00000000" w:rsidRPr="00000000" w14:paraId="00000280">
      <w:pPr>
        <w:shd w:fill="ffffff" w:val="clear"/>
        <w:spacing w:after="160" w:lineRule="auto"/>
        <w:rPr>
          <w:color w:val="2d3e50"/>
          <w:sz w:val="21"/>
          <w:szCs w:val="21"/>
        </w:rPr>
      </w:pPr>
      <w:r w:rsidDel="00000000" w:rsidR="00000000" w:rsidRPr="00000000">
        <w:rPr>
          <w:color w:val="2d3e50"/>
          <w:sz w:val="21"/>
          <w:szCs w:val="21"/>
          <w:rtl w:val="0"/>
        </w:rPr>
        <w:t xml:space="preserve">  display: inline-block;</w:t>
      </w:r>
    </w:p>
    <w:p w:rsidR="00000000" w:rsidDel="00000000" w:rsidP="00000000" w:rsidRDefault="00000000" w:rsidRPr="00000000" w14:paraId="00000281">
      <w:pPr>
        <w:shd w:fill="ffffff" w:val="clear"/>
        <w:spacing w:after="160" w:lineRule="auto"/>
        <w:rPr>
          <w:color w:val="2d3e50"/>
          <w:sz w:val="21"/>
          <w:szCs w:val="21"/>
        </w:rPr>
      </w:pPr>
      <w:r w:rsidDel="00000000" w:rsidR="00000000" w:rsidRPr="00000000">
        <w:rPr>
          <w:color w:val="2d3e50"/>
          <w:sz w:val="21"/>
          <w:szCs w:val="21"/>
          <w:rtl w:val="0"/>
        </w:rPr>
        <w:t xml:space="preserve">  font-size: 13px;</w:t>
      </w:r>
    </w:p>
    <w:p w:rsidR="00000000" w:rsidDel="00000000" w:rsidP="00000000" w:rsidRDefault="00000000" w:rsidRPr="00000000" w14:paraId="00000282">
      <w:pPr>
        <w:shd w:fill="ffffff" w:val="clear"/>
        <w:spacing w:after="160" w:lineRule="auto"/>
        <w:rPr>
          <w:color w:val="2d3e50"/>
          <w:sz w:val="21"/>
          <w:szCs w:val="21"/>
        </w:rPr>
      </w:pPr>
      <w:r w:rsidDel="00000000" w:rsidR="00000000" w:rsidRPr="00000000">
        <w:rPr>
          <w:color w:val="2d3e50"/>
          <w:sz w:val="21"/>
          <w:szCs w:val="21"/>
          <w:rtl w:val="0"/>
        </w:rPr>
        <w:t xml:space="preserve"> border: 1px solid;</w:t>
      </w:r>
    </w:p>
    <w:p w:rsidR="00000000" w:rsidDel="00000000" w:rsidP="00000000" w:rsidRDefault="00000000" w:rsidRPr="00000000" w14:paraId="00000283">
      <w:pPr>
        <w:shd w:fill="ffffff" w:val="clear"/>
        <w:spacing w:after="160" w:lineRule="auto"/>
        <w:rPr>
          <w:color w:val="2d3e50"/>
          <w:sz w:val="21"/>
          <w:szCs w:val="21"/>
        </w:rPr>
      </w:pPr>
      <w:r w:rsidDel="00000000" w:rsidR="00000000" w:rsidRPr="00000000">
        <w:rPr>
          <w:rtl w:val="0"/>
        </w:rPr>
      </w:r>
    </w:p>
    <w:p w:rsidR="00000000" w:rsidDel="00000000" w:rsidP="00000000" w:rsidRDefault="00000000" w:rsidRPr="00000000" w14:paraId="00000284">
      <w:pPr>
        <w:shd w:fill="ffffff" w:val="clear"/>
        <w:spacing w:after="160" w:lineRule="auto"/>
        <w:rPr>
          <w:color w:val="2d3e50"/>
          <w:sz w:val="21"/>
          <w:szCs w:val="21"/>
        </w:rPr>
      </w:pPr>
      <w:r w:rsidDel="00000000" w:rsidR="00000000" w:rsidRPr="00000000">
        <w:rPr>
          <w:color w:val="2d3e50"/>
          <w:sz w:val="21"/>
          <w:szCs w:val="21"/>
          <w:rtl w:val="0"/>
        </w:rPr>
        <w:t xml:space="preserve"> }</w:t>
      </w:r>
    </w:p>
    <w:p w:rsidR="00000000" w:rsidDel="00000000" w:rsidP="00000000" w:rsidRDefault="00000000" w:rsidRPr="00000000" w14:paraId="00000285">
      <w:pPr>
        <w:shd w:fill="ffffff" w:val="clear"/>
        <w:spacing w:after="160" w:lineRule="auto"/>
        <w:rPr>
          <w:color w:val="2d3e50"/>
          <w:sz w:val="21"/>
          <w:szCs w:val="21"/>
        </w:rPr>
      </w:pPr>
      <w:r w:rsidDel="00000000" w:rsidR="00000000" w:rsidRPr="00000000">
        <w:rPr>
          <w:rtl w:val="0"/>
        </w:rPr>
      </w:r>
    </w:p>
    <w:p w:rsidR="00000000" w:rsidDel="00000000" w:rsidP="00000000" w:rsidRDefault="00000000" w:rsidRPr="00000000" w14:paraId="00000286">
      <w:pPr>
        <w:shd w:fill="ffffff" w:val="clear"/>
        <w:spacing w:after="160" w:lineRule="auto"/>
        <w:rPr>
          <w:color w:val="2d3e50"/>
          <w:sz w:val="21"/>
          <w:szCs w:val="21"/>
        </w:rPr>
      </w:pPr>
      <w:r w:rsidDel="00000000" w:rsidR="00000000" w:rsidRPr="00000000">
        <w:rPr>
          <w:color w:val="2d3e50"/>
          <w:sz w:val="21"/>
          <w:szCs w:val="21"/>
          <w:rtl w:val="0"/>
        </w:rPr>
        <w:t xml:space="preserve">.a{</w:t>
      </w:r>
    </w:p>
    <w:p w:rsidR="00000000" w:rsidDel="00000000" w:rsidP="00000000" w:rsidRDefault="00000000" w:rsidRPr="00000000" w14:paraId="00000287">
      <w:pPr>
        <w:shd w:fill="ffffff" w:val="clear"/>
        <w:spacing w:after="160" w:lineRule="auto"/>
        <w:rPr>
          <w:color w:val="2d3e50"/>
          <w:sz w:val="21"/>
          <w:szCs w:val="21"/>
        </w:rPr>
      </w:pPr>
      <w:r w:rsidDel="00000000" w:rsidR="00000000" w:rsidRPr="00000000">
        <w:rPr>
          <w:color w:val="2d3e50"/>
          <w:sz w:val="21"/>
          <w:szCs w:val="21"/>
          <w:rtl w:val="0"/>
        </w:rPr>
        <w:t xml:space="preserve">text-decoration:none;</w:t>
      </w:r>
    </w:p>
    <w:p w:rsidR="00000000" w:rsidDel="00000000" w:rsidP="00000000" w:rsidRDefault="00000000" w:rsidRPr="00000000" w14:paraId="00000288">
      <w:pPr>
        <w:shd w:fill="ffffff" w:val="clear"/>
        <w:spacing w:after="160" w:lineRule="auto"/>
        <w:rPr>
          <w:color w:val="2d3e50"/>
          <w:sz w:val="21"/>
          <w:szCs w:val="21"/>
        </w:rPr>
      </w:pPr>
      <w:r w:rsidDel="00000000" w:rsidR="00000000" w:rsidRPr="00000000">
        <w:rPr>
          <w:color w:val="2d3e50"/>
          <w:sz w:val="21"/>
          <w:szCs w:val="21"/>
          <w:rtl w:val="0"/>
        </w:rPr>
        <w:t xml:space="preserve">}</w:t>
      </w:r>
    </w:p>
    <w:p w:rsidR="00000000" w:rsidDel="00000000" w:rsidP="00000000" w:rsidRDefault="00000000" w:rsidRPr="00000000" w14:paraId="00000289">
      <w:pPr>
        <w:shd w:fill="ffffff" w:val="clear"/>
        <w:spacing w:after="160" w:lineRule="auto"/>
        <w:rPr>
          <w:color w:val="2d3e50"/>
          <w:sz w:val="21"/>
          <w:szCs w:val="21"/>
        </w:rPr>
      </w:pPr>
      <w:r w:rsidDel="00000000" w:rsidR="00000000" w:rsidRPr="00000000">
        <w:rPr>
          <w:rtl w:val="0"/>
        </w:rPr>
      </w:r>
    </w:p>
    <w:p w:rsidR="00000000" w:rsidDel="00000000" w:rsidP="00000000" w:rsidRDefault="00000000" w:rsidRPr="00000000" w14:paraId="0000028A">
      <w:pPr>
        <w:shd w:fill="ffffff" w:val="clear"/>
        <w:spacing w:after="160" w:lineRule="auto"/>
        <w:rPr>
          <w:color w:val="2d3e50"/>
          <w:sz w:val="21"/>
          <w:szCs w:val="21"/>
        </w:rPr>
      </w:pPr>
      <w:r w:rsidDel="00000000" w:rsidR="00000000" w:rsidRPr="00000000">
        <w:rPr>
          <w:color w:val="2d3e50"/>
          <w:sz w:val="21"/>
          <w:szCs w:val="21"/>
          <w:rtl w:val="0"/>
        </w:rPr>
        <w:t xml:space="preserve">.footer {</w:t>
      </w:r>
    </w:p>
    <w:p w:rsidR="00000000" w:rsidDel="00000000" w:rsidP="00000000" w:rsidRDefault="00000000" w:rsidRPr="00000000" w14:paraId="0000028B">
      <w:pPr>
        <w:shd w:fill="ffffff" w:val="clear"/>
        <w:spacing w:after="160" w:lineRule="auto"/>
        <w:rPr>
          <w:color w:val="2d3e50"/>
          <w:sz w:val="21"/>
          <w:szCs w:val="21"/>
        </w:rPr>
      </w:pPr>
      <w:r w:rsidDel="00000000" w:rsidR="00000000" w:rsidRPr="00000000">
        <w:rPr>
          <w:color w:val="2d3e50"/>
          <w:sz w:val="21"/>
          <w:szCs w:val="21"/>
          <w:rtl w:val="0"/>
        </w:rPr>
        <w:t xml:space="preserve">  position:middle;</w:t>
      </w:r>
    </w:p>
    <w:p w:rsidR="00000000" w:rsidDel="00000000" w:rsidP="00000000" w:rsidRDefault="00000000" w:rsidRPr="00000000" w14:paraId="0000028C">
      <w:pPr>
        <w:shd w:fill="ffffff" w:val="clear"/>
        <w:spacing w:after="160" w:lineRule="auto"/>
        <w:rPr>
          <w:color w:val="2d3e50"/>
          <w:sz w:val="21"/>
          <w:szCs w:val="21"/>
        </w:rPr>
      </w:pPr>
      <w:r w:rsidDel="00000000" w:rsidR="00000000" w:rsidRPr="00000000">
        <w:rPr>
          <w:color w:val="2d3e50"/>
          <w:sz w:val="21"/>
          <w:szCs w:val="21"/>
          <w:rtl w:val="0"/>
        </w:rPr>
        <w:t xml:space="preserve">  left: 5;</w:t>
      </w:r>
    </w:p>
    <w:p w:rsidR="00000000" w:rsidDel="00000000" w:rsidP="00000000" w:rsidRDefault="00000000" w:rsidRPr="00000000" w14:paraId="0000028D">
      <w:pPr>
        <w:shd w:fill="ffffff" w:val="clear"/>
        <w:spacing w:after="160" w:lineRule="auto"/>
        <w:rPr>
          <w:color w:val="2d3e50"/>
          <w:sz w:val="21"/>
          <w:szCs w:val="21"/>
        </w:rPr>
      </w:pPr>
      <w:r w:rsidDel="00000000" w:rsidR="00000000" w:rsidRPr="00000000">
        <w:rPr>
          <w:color w:val="2d3e50"/>
          <w:sz w:val="21"/>
          <w:szCs w:val="21"/>
          <w:rtl w:val="0"/>
        </w:rPr>
        <w:t xml:space="preserve">  bottom: 5;</w:t>
      </w:r>
    </w:p>
    <w:p w:rsidR="00000000" w:rsidDel="00000000" w:rsidP="00000000" w:rsidRDefault="00000000" w:rsidRPr="00000000" w14:paraId="0000028E">
      <w:pPr>
        <w:shd w:fill="ffffff" w:val="clear"/>
        <w:spacing w:after="160" w:lineRule="auto"/>
        <w:rPr>
          <w:color w:val="2d3e50"/>
          <w:sz w:val="21"/>
          <w:szCs w:val="21"/>
        </w:rPr>
      </w:pPr>
      <w:r w:rsidDel="00000000" w:rsidR="00000000" w:rsidRPr="00000000">
        <w:rPr>
          <w:color w:val="2d3e50"/>
          <w:sz w:val="21"/>
          <w:szCs w:val="21"/>
          <w:rtl w:val="0"/>
        </w:rPr>
        <w:t xml:space="preserve">  width: 100%;</w:t>
      </w:r>
    </w:p>
    <w:p w:rsidR="00000000" w:rsidDel="00000000" w:rsidP="00000000" w:rsidRDefault="00000000" w:rsidRPr="00000000" w14:paraId="0000028F">
      <w:pPr>
        <w:shd w:fill="ffffff" w:val="clear"/>
        <w:spacing w:after="160" w:lineRule="auto"/>
        <w:rPr>
          <w:color w:val="2d3e50"/>
          <w:sz w:val="21"/>
          <w:szCs w:val="21"/>
        </w:rPr>
      </w:pPr>
      <w:r w:rsidDel="00000000" w:rsidR="00000000" w:rsidRPr="00000000">
        <w:rPr>
          <w:color w:val="2d3e50"/>
          <w:sz w:val="21"/>
          <w:szCs w:val="21"/>
          <w:rtl w:val="0"/>
        </w:rPr>
        <w:t xml:space="preserve">  background-color: #C8C8C8;</w:t>
      </w:r>
    </w:p>
    <w:p w:rsidR="00000000" w:rsidDel="00000000" w:rsidP="00000000" w:rsidRDefault="00000000" w:rsidRPr="00000000" w14:paraId="00000290">
      <w:pPr>
        <w:shd w:fill="ffffff" w:val="clear"/>
        <w:spacing w:after="160" w:lineRule="auto"/>
        <w:rPr>
          <w:color w:val="2d3e50"/>
          <w:sz w:val="21"/>
          <w:szCs w:val="21"/>
        </w:rPr>
      </w:pPr>
      <w:r w:rsidDel="00000000" w:rsidR="00000000" w:rsidRPr="00000000">
        <w:rPr>
          <w:color w:val="2d3e50"/>
          <w:sz w:val="21"/>
          <w:szCs w:val="21"/>
          <w:rtl w:val="0"/>
        </w:rPr>
        <w:t xml:space="preserve">  color: white;</w:t>
      </w:r>
    </w:p>
    <w:p w:rsidR="00000000" w:rsidDel="00000000" w:rsidP="00000000" w:rsidRDefault="00000000" w:rsidRPr="00000000" w14:paraId="00000291">
      <w:pPr>
        <w:shd w:fill="ffffff" w:val="clear"/>
        <w:spacing w:after="160" w:lineRule="auto"/>
        <w:rPr>
          <w:color w:val="2d3e50"/>
          <w:sz w:val="21"/>
          <w:szCs w:val="21"/>
        </w:rPr>
      </w:pPr>
      <w:r w:rsidDel="00000000" w:rsidR="00000000" w:rsidRPr="00000000">
        <w:rPr>
          <w:color w:val="2d3e50"/>
          <w:sz w:val="21"/>
          <w:szCs w:val="21"/>
          <w:rtl w:val="0"/>
        </w:rPr>
        <w:t xml:space="preserve">  text-align: center;</w:t>
      </w:r>
    </w:p>
    <w:p w:rsidR="00000000" w:rsidDel="00000000" w:rsidP="00000000" w:rsidRDefault="00000000" w:rsidRPr="00000000" w14:paraId="00000292">
      <w:pPr>
        <w:shd w:fill="ffffff" w:val="clear"/>
        <w:spacing w:after="160" w:lineRule="auto"/>
        <w:rPr>
          <w:color w:val="2d3e50"/>
          <w:sz w:val="21"/>
          <w:szCs w:val="21"/>
        </w:rPr>
      </w:pPr>
      <w:r w:rsidDel="00000000" w:rsidR="00000000" w:rsidRPr="00000000">
        <w:rPr>
          <w:color w:val="2d3e50"/>
          <w:sz w:val="21"/>
          <w:szCs w:val="21"/>
          <w:rtl w:val="0"/>
        </w:rPr>
        <w:t xml:space="preserve">}</w:t>
      </w:r>
    </w:p>
    <w:p w:rsidR="00000000" w:rsidDel="00000000" w:rsidP="00000000" w:rsidRDefault="00000000" w:rsidRPr="00000000" w14:paraId="00000293">
      <w:pPr>
        <w:shd w:fill="ffffff" w:val="clear"/>
        <w:spacing w:after="160" w:lineRule="auto"/>
        <w:rPr>
          <w:color w:val="2d3e50"/>
          <w:sz w:val="21"/>
          <w:szCs w:val="21"/>
        </w:rPr>
      </w:pPr>
      <w:r w:rsidDel="00000000" w:rsidR="00000000" w:rsidRPr="00000000">
        <w:rPr>
          <w:rtl w:val="0"/>
        </w:rPr>
      </w:r>
    </w:p>
    <w:p w:rsidR="00000000" w:rsidDel="00000000" w:rsidP="00000000" w:rsidRDefault="00000000" w:rsidRPr="00000000" w14:paraId="00000294">
      <w:pPr>
        <w:shd w:fill="ffffff" w:val="clear"/>
        <w:spacing w:after="160" w:lineRule="auto"/>
        <w:rPr>
          <w:color w:val="2d3e50"/>
          <w:sz w:val="21"/>
          <w:szCs w:val="21"/>
        </w:rPr>
      </w:pPr>
      <w:r w:rsidDel="00000000" w:rsidR="00000000" w:rsidRPr="00000000">
        <w:rPr>
          <w:color w:val="2d3e50"/>
          <w:sz w:val="21"/>
          <w:szCs w:val="21"/>
          <w:rtl w:val="0"/>
        </w:rPr>
        <w:t xml:space="preserve">.h1 {</w:t>
      </w:r>
    </w:p>
    <w:p w:rsidR="00000000" w:rsidDel="00000000" w:rsidP="00000000" w:rsidRDefault="00000000" w:rsidRPr="00000000" w14:paraId="00000295">
      <w:pPr>
        <w:shd w:fill="ffffff" w:val="clear"/>
        <w:spacing w:after="160" w:lineRule="auto"/>
        <w:rPr>
          <w:color w:val="2d3e50"/>
          <w:sz w:val="21"/>
          <w:szCs w:val="21"/>
        </w:rPr>
      </w:pPr>
      <w:r w:rsidDel="00000000" w:rsidR="00000000" w:rsidRPr="00000000">
        <w:rPr>
          <w:color w:val="2d3e50"/>
          <w:sz w:val="21"/>
          <w:szCs w:val="21"/>
          <w:rtl w:val="0"/>
        </w:rPr>
        <w:t xml:space="preserve">  color: #00ff00;</w:t>
      </w:r>
    </w:p>
    <w:p w:rsidR="00000000" w:rsidDel="00000000" w:rsidP="00000000" w:rsidRDefault="00000000" w:rsidRPr="00000000" w14:paraId="00000296">
      <w:pPr>
        <w:shd w:fill="ffffff" w:val="clear"/>
        <w:spacing w:after="160" w:lineRule="auto"/>
        <w:rPr>
          <w:color w:val="2d3e50"/>
          <w:sz w:val="21"/>
          <w:szCs w:val="21"/>
        </w:rPr>
      </w:pPr>
      <w:r w:rsidDel="00000000" w:rsidR="00000000" w:rsidRPr="00000000">
        <w:rPr>
          <w:color w:val="2d3e50"/>
          <w:sz w:val="21"/>
          <w:szCs w:val="21"/>
          <w:rtl w:val="0"/>
        </w:rPr>
        <w:t xml:space="preserve">}</w:t>
      </w:r>
    </w:p>
    <w:p w:rsidR="00000000" w:rsidDel="00000000" w:rsidP="00000000" w:rsidRDefault="00000000" w:rsidRPr="00000000" w14:paraId="00000297">
      <w:pPr>
        <w:shd w:fill="ffffff" w:val="clear"/>
        <w:spacing w:after="160" w:lineRule="auto"/>
        <w:rPr>
          <w:color w:val="2d3e50"/>
          <w:sz w:val="21"/>
          <w:szCs w:val="21"/>
        </w:rPr>
      </w:pPr>
      <w:r w:rsidDel="00000000" w:rsidR="00000000" w:rsidRPr="00000000">
        <w:rPr>
          <w:rtl w:val="0"/>
        </w:rPr>
      </w:r>
    </w:p>
    <w:p w:rsidR="00000000" w:rsidDel="00000000" w:rsidP="00000000" w:rsidRDefault="00000000" w:rsidRPr="00000000" w14:paraId="00000298">
      <w:pPr>
        <w:shd w:fill="ffffff" w:val="clear"/>
        <w:spacing w:after="160" w:lineRule="auto"/>
        <w:rPr>
          <w:color w:val="2d3e50"/>
          <w:sz w:val="21"/>
          <w:szCs w:val="21"/>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4.png"/><Relationship Id="rId10" Type="http://schemas.openxmlformats.org/officeDocument/2006/relationships/image" Target="media/image14.png"/><Relationship Id="rId21"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1.png"/><Relationship Id="rId17" Type="http://schemas.openxmlformats.org/officeDocument/2006/relationships/image" Target="media/image10.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1.png"/><Relationship Id="rId18" Type="http://schemas.openxmlformats.org/officeDocument/2006/relationships/image" Target="media/image12.png"/><Relationship Id="rId7" Type="http://schemas.openxmlformats.org/officeDocument/2006/relationships/image" Target="media/image1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